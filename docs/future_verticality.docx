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FAB36" w14:textId="2FE014BB" w:rsidR="00140D07" w:rsidRPr="005A7B1C" w:rsidRDefault="005A7B1C" w:rsidP="00577195">
      <w:pPr>
        <w:spacing w:after="0" w:line="480" w:lineRule="auto"/>
        <w:jc w:val="center"/>
        <w:rPr>
          <w:b/>
          <w:bCs/>
        </w:rPr>
      </w:pPr>
      <w:r>
        <w:rPr>
          <w:b/>
          <w:bCs/>
        </w:rPr>
        <w:t>Homogenization of vertical strategies under future climate scenarios</w:t>
      </w:r>
    </w:p>
    <w:p w14:paraId="0C884D4D" w14:textId="01EA71C0" w:rsidR="00634C09" w:rsidRDefault="00634C09" w:rsidP="00634C09">
      <w:pPr>
        <w:spacing w:after="0" w:line="480" w:lineRule="auto"/>
      </w:pPr>
      <w:r>
        <w:t>Abstract</w:t>
      </w:r>
    </w:p>
    <w:p w14:paraId="1CEAD8E1" w14:textId="79420C5E" w:rsidR="00634C09" w:rsidRDefault="00634C09" w:rsidP="00634C09">
      <w:pPr>
        <w:spacing w:after="0" w:line="480" w:lineRule="auto"/>
        <w:pPrChange w:id="0" w:author="Soifer, Lydia G." w:date="2024-04-18T15:27:00Z">
          <w:pPr>
            <w:spacing w:after="0" w:line="480" w:lineRule="auto"/>
            <w:ind w:firstLine="720"/>
          </w:pPr>
        </w:pPrChange>
      </w:pPr>
      <w:r>
        <w:t xml:space="preserve">Verticality is a prominent pattern influencing global patterns of biodiversity. While </w:t>
      </w:r>
      <w:r w:rsidR="00B20DCF">
        <w:t xml:space="preserve">patterns of vertical stratification are well understood at local scales, a key remaining question is how these vertical diversity gradients vary globally and how they will be impacted by climate change. Using global databases of vertebrate ranges and verticality, we show that verticality in vertebrate </w:t>
      </w:r>
      <w:proofErr w:type="gramStart"/>
      <w:r w:rsidR="00B20DCF">
        <w:t>assemblages</w:t>
      </w:r>
      <w:proofErr w:type="gramEnd"/>
      <w:r w:rsidR="00B20DCF">
        <w:t xml:space="preserve"> peaks in tropical forests and is largely driven by precipitation. Yet nuances exist between forested regions… In response to climate change, tropical ecosystems are predicted to experience vertical niche attrition, compressing highly arboreal communities toward the ground. In contrast</w:t>
      </w:r>
      <w:r w:rsidR="00CF7D8E">
        <w:t>, temperate regions that are expected to experience higher minimum temperatures without reduced precipitation are predicted to exhibit upward expansion of the vertical niche. Attrition and expansion of the vertical niche may homogenize vertical strategies globally with possible cascading effects for niche partitioning that has historically facilitated high diversity in tropical ecosystems. Long-term monitoring of vertical habitat use will be essential to understanding the impacts of vertical reorganization on biodiversity.</w:t>
      </w:r>
      <w:r w:rsidR="00B20DCF">
        <w:t xml:space="preserve"> </w:t>
      </w:r>
    </w:p>
    <w:p w14:paraId="44BA6400" w14:textId="784B2798" w:rsidR="004767C1" w:rsidRDefault="007A048A" w:rsidP="00140D07">
      <w:pPr>
        <w:spacing w:after="0" w:line="480" w:lineRule="auto"/>
        <w:ind w:firstLine="720"/>
        <w:rPr>
          <w:ins w:id="1" w:author="Soifer, Lydia G." w:date="2024-04-20T09:05:00Z"/>
        </w:rPr>
      </w:pPr>
      <w:r w:rsidRPr="00334AC5">
        <w:t>Climate change is</w:t>
      </w:r>
      <w:r w:rsidR="007246A5" w:rsidRPr="00334AC5">
        <w:t xml:space="preserve"> </w:t>
      </w:r>
      <w:ins w:id="2" w:author="Soifer, Lydia G." w:date="2024-04-18T20:53:00Z">
        <w:r w:rsidR="00402E92">
          <w:t xml:space="preserve">causing the reorganization of species assemblages globally </w:t>
        </w:r>
      </w:ins>
      <w:del w:id="3" w:author="Soifer, Lydia G." w:date="2024-04-18T20:53:00Z">
        <w:r w:rsidR="007246A5" w:rsidRPr="00334AC5" w:rsidDel="00402E92">
          <w:delText>rapidly</w:delText>
        </w:r>
        <w:r w:rsidRPr="00334AC5" w:rsidDel="00402E92">
          <w:delText xml:space="preserve"> altering the</w:delText>
        </w:r>
        <w:r w:rsidR="00404A4F" w:rsidRPr="00334AC5" w:rsidDel="00402E92">
          <w:delText xml:space="preserve"> taxonomic</w:delText>
        </w:r>
        <w:r w:rsidRPr="00334AC5" w:rsidDel="00402E92">
          <w:delText xml:space="preserve"> composition of species assemblages </w:delText>
        </w:r>
        <w:r w:rsidR="007246A5" w:rsidRPr="00334AC5" w:rsidDel="00402E92">
          <w:delText>across the globe</w:delText>
        </w:r>
        <w:r w:rsidR="00404A4F" w:rsidRPr="00334AC5" w:rsidDel="00402E92">
          <w:delText xml:space="preserve"> </w:delText>
        </w:r>
      </w:del>
      <w:r w:rsidR="00404A4F" w:rsidRPr="00334AC5">
        <w:fldChar w:fldCharType="begin"/>
      </w:r>
      <w:r w:rsidR="00404A4F" w:rsidRPr="00334AC5">
        <w:instrText xml:space="preserve"> ADDIN ZOTERO_ITEM CSL_CITATION {"citationID":"nfK2cUQj","properties":{"formattedCitation":"(Scheffers et al. 2016)","plainCitation":"(Scheffers et al. 2016)","noteIndex":0},"citationItems":[{"id":6008,"uris":["http://zotero.org/users/3386743/items/3C2786L6"],"itemData":{"id":6008,"type":"article-journal","archive_location":"WOS:000387326300027","container-title":"SCIENCE","DOI":"10.1126/science.aaf7671","ISSN":"0036-8075","issue":"6313","title":"The broad footprint of climate change from genes to biomes to people","volume":"354","author":[{"family":"Scheffers","given":"Brett R"},{"family":"De Meester","given":"L"},{"family":"Bridge","given":"TCL"},{"family":"Hoffmann","given":"AA"},{"family":"Pandolfi","given":"JM"},{"family":"Corlett","given":"RT"},{"family":"Butchart","given":"SHM"},{"family":"Pearce-Kelly","given":"P"},{"family":"Kovacs","given":"KM"},{"family":"Dudgeon","given":"D"},{"family":"Pacifici","given":"M"},{"family":"Rondinini","given":"C"},{"family":"Foden","given":"WB"},{"family":"Martin","given":"TG"},{"family":"Mora","given":"C"},{"family":"Bickford","given":"D"},{"family":"Watson","given":"JEM"}],"issued":{"date-parts":[["2016",11,11]]},"citation-key":"scheffersBroadFootprintClimate2016"}}],"schema":"https://github.com/citation-style-language/schema/raw/master/csl-citation.json"} </w:instrText>
      </w:r>
      <w:r w:rsidR="00404A4F" w:rsidRPr="00334AC5">
        <w:fldChar w:fldCharType="separate"/>
      </w:r>
      <w:r w:rsidR="00404A4F" w:rsidRPr="00334AC5">
        <w:rPr>
          <w:rFonts w:ascii="Calibri" w:hAnsi="Calibri" w:cs="Calibri"/>
        </w:rPr>
        <w:t>(Scheffers et al. 2016)</w:t>
      </w:r>
      <w:r w:rsidR="00404A4F" w:rsidRPr="00334AC5">
        <w:fldChar w:fldCharType="end"/>
      </w:r>
      <w:ins w:id="4" w:author="Soifer, Lydia G." w:date="2024-04-18T20:54:00Z">
        <w:r w:rsidR="00402E92">
          <w:t>. As the taxonomic composition of assemblages changes, so too does the functional composition, leading</w:t>
        </w:r>
      </w:ins>
      <w:ins w:id="5" w:author="Soifer, Lydia G." w:date="2024-04-18T20:55:00Z">
        <w:r w:rsidR="00402E92">
          <w:t xml:space="preserve"> </w:t>
        </w:r>
        <w:proofErr w:type="spellStart"/>
        <w:r w:rsidR="00402E92">
          <w:t>borealization</w:t>
        </w:r>
        <w:proofErr w:type="spellEnd"/>
        <w:r w:rsidR="00402E92">
          <w:t>, tropicalization, and thermophi</w:t>
        </w:r>
      </w:ins>
      <w:ins w:id="6" w:author="Soifer, Lydia G." w:date="2024-04-18T20:56:00Z">
        <w:r w:rsidR="00402E92">
          <w:t>lization</w:t>
        </w:r>
      </w:ins>
      <w:ins w:id="7" w:author="Soifer, Lydia G." w:date="2024-04-18T20:54:00Z">
        <w:r w:rsidR="00402E92">
          <w:t xml:space="preserve"> </w:t>
        </w:r>
      </w:ins>
      <w:del w:id="8" w:author="Soifer, Lydia G." w:date="2024-04-18T20:56:00Z">
        <w:r w:rsidR="00404A4F" w:rsidRPr="00334AC5" w:rsidDel="00402E92">
          <w:delText>,</w:delText>
        </w:r>
        <w:r w:rsidR="001078AE" w:rsidRPr="00334AC5" w:rsidDel="00402E92">
          <w:delText xml:space="preserve"> as well as the </w:delText>
        </w:r>
        <w:r w:rsidR="00404A4F" w:rsidRPr="00334AC5" w:rsidDel="00402E92">
          <w:delText>composition of species traits</w:delText>
        </w:r>
        <w:r w:rsidR="00632E9C" w:rsidRPr="00334AC5" w:rsidDel="00402E92">
          <w:delText xml:space="preserve"> </w:delText>
        </w:r>
      </w:del>
      <w:r w:rsidR="00632E9C" w:rsidRPr="00334AC5">
        <w:fldChar w:fldCharType="begin"/>
      </w:r>
      <w:r w:rsidR="004B7F7A" w:rsidRPr="00334AC5">
        <w:instrText xml:space="preserve"> ADDIN ZOTERO_ITEM CSL_CITATION {"citationID":"3KEIKXm1","properties":{"formattedCitation":"(Feeley et al. 2020, Lajeunesse and Fourcade 2023, Chust et al. 2024, Borderieux et al. 2024)","plainCitation":"(Feeley et al. 2020, Lajeunesse and Fourcade 2023, Chust et al. 2024, Borderieux et al. 2024)","noteIndex":0},"citationItems":[{"id":7265,"uris":["http://zotero.org/users/3386743/items/IXJG6AMN"],"itemData":{"id":7265,"type":"article-journal","abstract":"Climate change is altering the distributions of species, which in turn causes shifts in the composition of plant communities. Specifically, rising temperatures should cause increasing relative abundances of heat-loving or heat-tolerant species (that is, ‘thermophilization’) and changes in precipitation should cause altered abundances of water-demanding species. We analysed millions of records of thousands of species and found that the plant communities in most ecoregions in North, Central and South America have experienced thermophilization over the past four decades (1970–2011). Thermophilization was fastest in ecoregions with intermediate temperatures and was positively correlated with warming rates within many biomes. Changes in the relative abundances of water-demanding species were less consistent and were not correlated with changes in precipitation, meaning that the drought sensitivity of some ecoregions may be increasing despite decreasing rainfall and increasing probabilities of drought. Climate-driven changes in plant community composition will affect the function and stability of New World ecoregions.","container-title":"Nature Climate Change","DOI":"10.1038/s41558-020-0873-2","ISSN":"1758-6798","issue":"10","journalAbbreviation":"Nat. Clim. Chang.","language":"en","license":"2020 The Author(s), under exclusive licence to Springer Nature Limited","note":"publisher: Nature Publishing Group","page":"965-970","source":"www.nature.com","title":"Climate-driven changes in the composition of New World plant communities","volume":"10","author":[{"family":"Feeley","given":"K. J."},{"family":"Bravo-Avila","given":"C."},{"family":"Fadrique","given":"B."},{"family":"Perez","given":"T. M."},{"family":"Zuleta","given":"D."}],"issued":{"date-parts":[["2020",10]]},"citation-key":"feeleyClimatedrivenChangesComposition2020"}},{"id":7225,"uris":["http://zotero.org/users/3386743/items/L5ADBGYQ"],"itemData":{"id":7225,"type":"article-journal","abstract":"Multiple studies revealed an effect of climate change on biodiversity by investigating long-term changes in species distributions and community composition. However, many taxa do not benefit from systematic long-term monitoring programmes, leaving gaps in our current knowledge of climate-induced community turnover. We used data extracted from the Global Biodiversity Information Facility to characterize community reorganization under climate change for nine animal taxonomic groups (ants, bats, bees, birds, butterflies, earthworms, frogs, rodents and salamanders), which, for most of them, had never been studied before in this regard. Using a presence-only community temperature index (CTI), reflecting the relative proportion of warm- and cold-adapted species, we tested whether and how species' assemblages were affected by climate change over the last 30 years. Across Europe and North America, we observed an average increase in CTI, consistent with a gradual species turnover driven by climate change. At the local scale, we could observe that the composition of most species assemblages changed according to temperature variations. However, this change in composition always occurred with a lag compared to climate change, suggesting that communities are experiencing a climatic debt. Results suggest that anthropization may play a role in the decoupling between the change in CTI and the change in local temperature. The results of our study highlight an overall thermophilization of assemblages as a response of temperature warming. We demonstrated that this response may exist for a large range of understudied terrestrial animals, and we introduced a framework that can be used in a broader context, opening new opportunities for global change research.","container-title":"Journal of Animal Ecology","DOI":"10.1111/1365-2656.13854","ISSN":"1365-2656","issue":"2","language":"en","license":"© 2022 The Authors. Journal of Animal Ecology published by John Wiley &amp; Sons Ltd on behalf of British Ecological Society.","note":"_eprint: https://onlinelibrary.wiley.com/doi/pdf/10.1111/1365-2656.13854","page":"391-402","source":"Wiley Online Library","title":"Temporal analysis of GBIF data reveals the restructuring of communities following climate change","volume":"92","author":[{"family":"Lajeunesse","given":"Armelle"},{"family":"Fourcade","given":"Yoan"}],"issued":{"date-parts":[["2023"]]},"citation-key":"lajeunesseTemporalAnalysisGBIF2023"}},{"id":7267,"uris":["http://zotero.org/users/3386743/items/FUHGMZJ2"],"itemData":{"id":7267,"type":"article-journal","abstract":"Ocean warming and acidification, decreases in dissolved oxygen concentrations, and changes in primary production are causing an unprecedented global redistribution of marine life. The identification of underlying ecological processes underpinning marine species turnover, particularly the prevalence of increases of warm-water species or declines of cold-water species, has been recently debated in the context of ocean warming. Here, we track changes in the mean thermal affinity of marine communities across European seas by calculating the Community Temperature Index for 65 biodiversity time series collected over four decades and containing 1,817 species from different communities (zooplankton, coastal benthos, pelagic and demersal invertebrates and fish). We show that most communities and sites have clearly responded to ongoing ocean warming via abundance increases of warm-water species (tropicalization, 54%) and decreases of cold-water species (deborealization, 18%). Tropicalization dominated Atlantic sites compared to semi-enclosed basins such as the Mediterranean and Baltic Seas, probably due to physical barrier constraints to connectivity and species colonization. Semi-enclosed basins appeared to be particularly vulnerable to ocean warming, experiencing the fastest rates of warming and biodiversity loss through deborealization.","container-title":"Nature Communications","DOI":"10.1038/s41467-024-46526-y","ISSN":"2041-1723","issue":"1","journalAbbreviation":"Nat Commun","language":"en","license":"2024 The Author(s)","note":"publisher: Nature Publishing Group","page":"2126","source":"www.nature.com","title":"Cross-basin and cross-taxa patterns of marine community tropicalization and deborealization in warming European seas","volume":"15","author":[{"family":"Chust","given":"Guillem"},{"family":"Villarino","given":"Ernesto"},{"family":"McLean","given":"Matthew"},{"family":"Mieszkowska","given":"Nova"},{"family":"Benedetti-Cecchi","given":"Lisandro"},{"family":"Bulleri","given":"Fabio"},{"family":"Ravaglioli","given":"Chiara"},{"family":"Borja","given":"Angel"},{"family":"Muxika","given":"Iñigo"},{"family":"Fernandes-Salvador","given":"José A."},{"family":"Ibaibarriaga","given":"Leire"},{"family":"Uriarte","given":"Ainhize"},{"family":"Revilla","given":"Marta"},{"family":"Villate","given":"Fernando"},{"family":"Iriarte","given":"Arantza"},{"family":"Uriarte","given":"Ibon"},{"family":"Zervoudaki","given":"Soultana"},{"family":"Carstensen","given":"Jacob"},{"family":"Somerfield","given":"Paul J."},{"family":"Queirós","given":"Ana M."},{"family":"McEvoy","given":"Andrea J."},{"family":"Auber","given":"Arnaud"},{"family":"Hidalgo","given":"Manuel"},{"family":"Coll","given":"Marta"},{"family":"Garrabou","given":"Joaquim"},{"family":"Gómez-Gras","given":"Daniel"},{"family":"Linares","given":"Cristina"},{"family":"Ramírez","given":"Francisco"},{"family":"Margarit","given":"Núria"},{"family":"Lepage","given":"Mario"},{"family":"Dambrine","given":"Chloé"},{"family":"Lobry","given":"Jérémy"},{"family":"Peck","given":"Myron A."},{"family":"Barra","given":"Paula","non-dropping-particle":"de la"},{"family":"Leeuwen","given":"Anieke","non-dropping-particle":"van"},{"family":"Rilov","given":"Gil"},{"family":"Yeruham","given":"Erez"},{"family":"Brind’Amour","given":"Anik"},{"family":"Lindegren","given":"Martin"}],"issued":{"date-parts":[["2024",3,8]]},"citation-key":"chustCrossbasinCrosstaxaPatterns2024"}},{"id":7240,"uris":["http://zotero.org/users/3386743/items/SN866X3P"],"itemData":{"id":7240,"type":"article-journal","abstract":"The ongoing climate change is triggering plant community thermophilization. This selection process ought to shift community composition towards species adapted to warmer climates but may also lead to biotic homogenization. The link between thermophilization and homogenization and the community dynamics that drive them (colonization and extinction) remain unknown but is critical for understanding community responses under rapid environmental change. We used 14,167 pairs of plots to study shifts in plant community during 10 years of rising temperature in 80 forest ecoregions of France. We computed community mean thermal optimum (thermophilization) and Δβ-diversity (homogenization) for each ecoregion and partitioned these changes into extinction and colonization dynamics of cold- and warm-adapted species. Forest understorey communities thermophilized on average by 0.12 °C per decade and up to 0.20 °C per decade in warm ecoregions. This rate was entirely driven by extinction dynamics. Extinction of cold-adapted species was a driver of homogenization but it was compensated for by the colonization of rare species and the extinction of common species, resulting in the absence of an apparent homogenization trend. Here we show a dieback of present cold-adapted species rather than an adaptation of communities via the arrival of warm-adapted species, with a mutually cancelling effect on β-diversity. These results suggest that a future loss of biodiversity and delayed biotic homogenization should be considered.","container-title":"Nature Ecology &amp; Evolution","DOI":"10.1038/s41559-024-02362-3","ISSN":"2397-334X","journalAbbreviation":"Nat Ecol Evol","language":"en","license":"2024 The Author(s), under exclusive licence to Springer Nature Limited","note":"publisher: Nature Publishing Group","page":"1-10","source":"www.nature.com","title":"Extinction drives recent thermophilization but does not trigger homogenization in forest understorey","author":[{"family":"Borderieux","given":"Jeremy"},{"family":"Gégout","given":"Jean-Claude"},{"family":"Serra-Diaz","given":"Josep M."}],"issued":{"date-parts":[["2024",3,12]]},"citation-key":"borderieuxExtinctionDrivesRecent2024"}}],"schema":"https://github.com/citation-style-language/schema/raw/master/csl-citation.json"} </w:instrText>
      </w:r>
      <w:r w:rsidR="00632E9C" w:rsidRPr="00334AC5">
        <w:fldChar w:fldCharType="separate"/>
      </w:r>
      <w:r w:rsidR="00901545" w:rsidRPr="00334AC5">
        <w:rPr>
          <w:rFonts w:ascii="Calibri" w:hAnsi="Calibri" w:cs="Calibri"/>
        </w:rPr>
        <w:t>(Feeley et al. 2020, Lajeunesse and Fourcade 2023, Chust et al. 2024, Borderieux et al. 2024)</w:t>
      </w:r>
      <w:r w:rsidR="00632E9C" w:rsidRPr="00334AC5">
        <w:fldChar w:fldCharType="end"/>
      </w:r>
      <w:r w:rsidRPr="00334AC5">
        <w:t>.</w:t>
      </w:r>
      <w:r w:rsidR="00D11EF2">
        <w:t xml:space="preserve"> </w:t>
      </w:r>
      <w:r w:rsidR="00F205B9">
        <w:t>Changes in trait distributions over time can be predicted based upon predictable variation in traits across environmental gradients.</w:t>
      </w:r>
      <w:r w:rsidR="00D11EF2">
        <w:t xml:space="preserve"> </w:t>
      </w:r>
      <w:r w:rsidR="00F205B9">
        <w:t>For example, the thermal tolerance of species assemblages displays predictable variation across elevation gradients.</w:t>
      </w:r>
      <w:r w:rsidR="00D11EF2">
        <w:t xml:space="preserve"> </w:t>
      </w:r>
      <w:r w:rsidR="00F205B9">
        <w:t xml:space="preserve">As the climate warms and species shift toward higher elevations, the </w:t>
      </w:r>
      <w:commentRangeStart w:id="9"/>
      <w:r w:rsidR="00F205B9">
        <w:t xml:space="preserve">thermal tolerance </w:t>
      </w:r>
      <w:commentRangeEnd w:id="9"/>
      <w:r w:rsidR="005D2365">
        <w:rPr>
          <w:rStyle w:val="CommentReference"/>
        </w:rPr>
        <w:commentReference w:id="9"/>
      </w:r>
      <w:r w:rsidR="00F205B9">
        <w:t xml:space="preserve">of assemblages increases as cool-adapted species become locally extirpated and warm-adapted species </w:t>
      </w:r>
      <w:r w:rsidR="00F205B9">
        <w:lastRenderedPageBreak/>
        <w:t>immigrate in</w:t>
      </w:r>
      <w:r w:rsidR="00450E4F">
        <w:t>to communities</w:t>
      </w:r>
      <w:r w:rsidR="00F205B9">
        <w:t xml:space="preserve"> (a process known as thermophilization) </w:t>
      </w:r>
      <w:r w:rsidR="00F205B9">
        <w:fldChar w:fldCharType="begin"/>
      </w:r>
      <w:r w:rsidR="004B7F7A">
        <w:instrText xml:space="preserve"> ADDIN ZOTERO_ITEM CSL_CITATION {"citationID":"kZuuN1AU","properties":{"formattedCitation":"(Feeley et al. 2020)","plainCitation":"(Feeley et al. 2020)","noteIndex":0},"citationItems":[{"id":7265,"uris":["http://zotero.org/users/3386743/items/IXJG6AMN"],"itemData":{"id":7265,"type":"article-journal","abstract":"Climate change is altering the distributions of species, which in turn causes shifts in the composition of plant communities. Specifically, rising temperatures should cause increasing relative abundances of heat-loving or heat-tolerant species (that is, ‘thermophilization’) and changes in precipitation should cause altered abundances of water-demanding species. We analysed millions of records of thousands of species and found that the plant communities in most ecoregions in North, Central and South America have experienced thermophilization over the past four decades (1970–2011). Thermophilization was fastest in ecoregions with intermediate temperatures and was positively correlated with warming rates within many biomes. Changes in the relative abundances of water-demanding species were less consistent and were not correlated with changes in precipitation, meaning that the drought sensitivity of some ecoregions may be increasing despite decreasing rainfall and increasing probabilities of drought. Climate-driven changes in plant community composition will affect the function and stability of New World ecoregions.","container-title":"Nature Climate Change","DOI":"10.1038/s41558-020-0873-2","ISSN":"1758-6798","issue":"10","journalAbbreviation":"Nat. Clim. Chang.","language":"en","license":"2020 The Author(s), under exclusive licence to Springer Nature Limited","note":"publisher: Nature Publishing Group","page":"965-970","source":"www.nature.com","title":"Climate-driven changes in the composition of New World plant communities","volume":"10","author":[{"family":"Feeley","given":"K. J."},{"family":"Bravo-Avila","given":"C."},{"family":"Fadrique","given":"B."},{"family":"Perez","given":"T. M."},{"family":"Zuleta","given":"D."}],"issued":{"date-parts":[["2020",10]]},"citation-key":"feeleyClimatedrivenChangesComposition2020"}}],"schema":"https://github.com/citation-style-language/schema/raw/master/csl-citation.json"} </w:instrText>
      </w:r>
      <w:r w:rsidR="00F205B9">
        <w:fldChar w:fldCharType="separate"/>
      </w:r>
      <w:r w:rsidR="00F205B9" w:rsidRPr="00E7041D">
        <w:rPr>
          <w:rFonts w:ascii="Calibri" w:hAnsi="Calibri" w:cs="Calibri"/>
        </w:rPr>
        <w:t>(Feeley et al. 2020)</w:t>
      </w:r>
      <w:r w:rsidR="00F205B9">
        <w:fldChar w:fldCharType="end"/>
      </w:r>
      <w:r w:rsidR="00D11EF2">
        <w:t xml:space="preserve">. </w:t>
      </w:r>
      <w:ins w:id="10" w:author="Soifer, Lydia G." w:date="2024-04-20T09:05:00Z">
        <w:r w:rsidR="004767C1">
          <w:t>Re</w:t>
        </w:r>
      </w:ins>
      <w:ins w:id="11" w:author="Soifer, Lydia G." w:date="2024-04-20T09:06:00Z">
        <w:r w:rsidR="004767C1">
          <w:t>organization of species traits may have cascading impacts on diversity and ecosystem functioning.</w:t>
        </w:r>
      </w:ins>
    </w:p>
    <w:p w14:paraId="01FE0CF9" w14:textId="4F834621" w:rsidR="00863199" w:rsidRDefault="00863199" w:rsidP="00140D07">
      <w:pPr>
        <w:spacing w:after="0" w:line="480" w:lineRule="auto"/>
        <w:ind w:firstLine="720"/>
        <w:rPr>
          <w:ins w:id="12" w:author="Soifer, Lydia G." w:date="2024-04-20T08:47:00Z"/>
        </w:rPr>
      </w:pPr>
      <w:ins w:id="13" w:author="Soifer, Lydia G." w:date="2024-04-20T08:47:00Z">
        <w:r>
          <w:t xml:space="preserve">Vertical stacking of species from the ground to the canopy is </w:t>
        </w:r>
      </w:ins>
      <w:ins w:id="14" w:author="Soifer, Lydia G." w:date="2024-04-20T08:48:00Z">
        <w:r>
          <w:t>an emblematic signature of biologically rich regions</w:t>
        </w:r>
      </w:ins>
      <w:ins w:id="15" w:author="Soifer, Lydia G." w:date="2024-04-20T08:51:00Z">
        <w:r w:rsidR="00B1061F">
          <w:t xml:space="preserve"> and a major driver of biogeographic patterns</w:t>
        </w:r>
      </w:ins>
      <w:ins w:id="16" w:author="Soifer, Lydia G." w:date="2024-04-20T08:50:00Z">
        <w:r>
          <w:t xml:space="preserve">. </w:t>
        </w:r>
      </w:ins>
    </w:p>
    <w:p w14:paraId="5F5EB9BC" w14:textId="0AAE9025" w:rsidR="00B43425" w:rsidRDefault="00450E4F" w:rsidP="00140D07">
      <w:pPr>
        <w:spacing w:after="0" w:line="480" w:lineRule="auto"/>
        <w:ind w:firstLine="720"/>
      </w:pPr>
      <w:del w:id="17" w:author="Soifer, Lydia G." w:date="2024-04-18T20:58:00Z">
        <w:r w:rsidDel="00402E92">
          <w:delText xml:space="preserve">The structure and function of future species assemblages may be predicted by forecasting changes in assemblage traits. </w:delText>
        </w:r>
        <w:r w:rsidR="00B43425" w:rsidDel="00402E92">
          <w:delText xml:space="preserve">However, </w:delText>
        </w:r>
        <w:r w:rsidR="004821CA" w:rsidDel="00402E92">
          <w:delText>examining changes in individual traits</w:delText>
        </w:r>
        <w:r w:rsidDel="00402E92">
          <w:delText xml:space="preserve">, such as thermal tolerance, </w:delText>
        </w:r>
        <w:r w:rsidR="004821CA" w:rsidDel="00402E92">
          <w:delText xml:space="preserve">may overlook how interacting traits </w:delText>
        </w:r>
        <w:r w:rsidDel="00402E92">
          <w:delText xml:space="preserve">can </w:delText>
        </w:r>
        <w:r w:rsidR="004821CA" w:rsidDel="00402E92">
          <w:delText xml:space="preserve">influence functional changes </w:delText>
        </w:r>
        <w:r w:rsidR="004E3647" w:rsidDel="00402E92">
          <w:delText>in species composition</w:delText>
        </w:r>
        <w:r w:rsidR="004821CA" w:rsidDel="00402E92">
          <w:delText xml:space="preserve"> </w:delText>
        </w:r>
        <w:r w:rsidR="004E3647" w:rsidDel="00402E92">
          <w:fldChar w:fldCharType="begin"/>
        </w:r>
        <w:r w:rsidR="004E3647" w:rsidDel="00402E92">
          <w:delInstrText xml:space="preserve"> ADDIN ZOTERO_ITEM CSL_CITATION {"citationID":"r7XYVyXl","properties":{"formattedCitation":"(Green et al. 2022)","plainCitation":"(Green et al. 2022)","noteIndex":0},"citationItems":[{"id":7252,"uris":["http://zotero.org/users/3386743/items/4NU5XXZ6"],"itemData":{"id":7252,"type":"article-journal","abstract":"Trait-based approaches are increasingly recognized as a tool for understanding ecosystem re-assembly and function under intensifying global change. Here we synthesize trait-based research globally (n = 865 studies) to examine the contexts in which traits may be used for global change prediction. We find that exponential growth in the field over the last decade remains dominated by descriptive studies of terrestrial plant morphology, highlighting significant opportunities to expand trait-based thinking across systems and taxa. Very few studies (less than 3%) focus on predicting ecological effects of global change, mostly in the past 5 years and via singular traits that mediate abiotic limits on species distribution. Beyond organism size (the most examined trait), we identify over 2500 other morphological, physiological, behavioural and life-history traits known to mediate environmental filters of species' range and abundance as candidates for future predictive global change work. Though uncommon, spatially explicit process models—which mechanistically link traits to changes in organism distributions and abundance—are among the most promising frameworks for holistic global change prediction at scales relevant for conservation decision-making. Further progress towards trait-based forecasting requires addressing persistent barriers including (1) matching scales of multivariate trait and environment data to focal processes disrupted by global change, and (2) propagating variation in trait and environmental parameters throughout process model functions using simulation.","container-title":"Proceedings of the Royal Society B: Biological Sciences","DOI":"10.1098/rspb.2022.0071","issue":"1971","note":"publisher: Royal Society","page":"20220071","source":"royalsocietypublishing.org (Atypon)","title":"Trait-based approaches to global change ecology: moving from description to prediction","title-short":"Trait-based approaches to global change ecology","volume":"289","author":[{"family":"Green","given":"Stephanie J."},{"family":"Brookson","given":"Cole B."},{"family":"Hardy","given":"Natasha A."},{"family":"Crowder","given":"Larry B."}],"issued":{"date-parts":[["2022",3,16]]},"citation-key":"greenTraitbasedApproachesGlobal2022"}}],"schema":"https://github.com/citation-style-language/schema/raw/master/csl-citation.json"} </w:delInstrText>
        </w:r>
        <w:r w:rsidR="004E3647" w:rsidDel="00402E92">
          <w:fldChar w:fldCharType="separate"/>
        </w:r>
        <w:r w:rsidR="004E3647" w:rsidRPr="007E7DAE" w:rsidDel="00402E92">
          <w:rPr>
            <w:rFonts w:ascii="Calibri" w:hAnsi="Calibri" w:cs="Calibri"/>
          </w:rPr>
          <w:delText>(Green et al. 2022)</w:delText>
        </w:r>
        <w:r w:rsidR="004E3647" w:rsidDel="00402E92">
          <w:fldChar w:fldCharType="end"/>
        </w:r>
        <w:r w:rsidR="004E3647" w:rsidDel="00402E92">
          <w:delText>.</w:delText>
        </w:r>
      </w:del>
    </w:p>
    <w:p w14:paraId="3825DCD2" w14:textId="65555F2C" w:rsidR="00293904" w:rsidRDefault="00B1061F" w:rsidP="00140D07">
      <w:pPr>
        <w:spacing w:after="0" w:line="480" w:lineRule="auto"/>
        <w:ind w:firstLine="720"/>
        <w:rPr>
          <w:ins w:id="18" w:author="Soifer, Lydia G." w:date="2024-04-18T21:26:00Z"/>
        </w:rPr>
      </w:pPr>
      <w:ins w:id="19" w:author="Soifer, Lydia G." w:date="2024-04-20T08:53:00Z">
        <w:r>
          <w:t xml:space="preserve">Patterns of verticality have not been </w:t>
        </w:r>
      </w:ins>
      <w:ins w:id="20" w:author="Soifer, Lydia G." w:date="2024-04-20T08:54:00Z">
        <w:r>
          <w:t xml:space="preserve">comprehensively described globally despite widespread agreement that vertical stacking </w:t>
        </w:r>
      </w:ins>
      <w:ins w:id="21" w:author="Soifer, Lydia G." w:date="2024-04-20T08:52:00Z">
        <w:r>
          <w:t xml:space="preserve">influences patterns of diversity and distributions from local to global scales. </w:t>
        </w:r>
      </w:ins>
    </w:p>
    <w:p w14:paraId="08382BDE" w14:textId="77777777" w:rsidR="0071568C" w:rsidRDefault="00293904" w:rsidP="00293904">
      <w:pPr>
        <w:pStyle w:val="ListParagraph"/>
        <w:numPr>
          <w:ilvl w:val="0"/>
          <w:numId w:val="17"/>
        </w:numPr>
        <w:spacing w:after="0" w:line="480" w:lineRule="auto"/>
        <w:rPr>
          <w:ins w:id="22" w:author="Soifer, Lydia G." w:date="2024-04-18T21:31:00Z"/>
        </w:rPr>
      </w:pPr>
      <w:ins w:id="23" w:author="Soifer, Lydia G." w:date="2024-04-18T21:26:00Z">
        <w:r>
          <w:t>At local scal</w:t>
        </w:r>
      </w:ins>
      <w:ins w:id="24" w:author="Soifer, Lydia G." w:date="2024-04-18T21:27:00Z">
        <w:r>
          <w:t>es, verticality is associated with niche partitioning, increasing alpha diversity</w:t>
        </w:r>
      </w:ins>
      <w:ins w:id="25" w:author="Soifer, Lydia G." w:date="2024-04-18T21:30:00Z">
        <w:r w:rsidR="0071568C" w:rsidRPr="0071568C">
          <w:t xml:space="preserve"> </w:t>
        </w:r>
      </w:ins>
    </w:p>
    <w:p w14:paraId="3E6D1AAA" w14:textId="423862EE" w:rsidR="00293904" w:rsidRDefault="0071568C" w:rsidP="0071568C">
      <w:pPr>
        <w:pStyle w:val="ListParagraph"/>
        <w:numPr>
          <w:ilvl w:val="1"/>
          <w:numId w:val="17"/>
        </w:numPr>
        <w:spacing w:after="0" w:line="480" w:lineRule="auto"/>
        <w:rPr>
          <w:ins w:id="26" w:author="Soifer, Lydia G." w:date="2024-04-18T21:52:00Z"/>
        </w:rPr>
      </w:pPr>
      <w:ins w:id="27" w:author="Soifer, Lydia G." w:date="2024-04-18T21:30:00Z">
        <w:r>
          <w:t>Niche partitioning across the vertical gradient facilitates high biodiversity.</w:t>
        </w:r>
      </w:ins>
    </w:p>
    <w:p w14:paraId="6A4EE377" w14:textId="6DBEE974" w:rsidR="007D6348" w:rsidRDefault="007D6348" w:rsidP="0071568C">
      <w:pPr>
        <w:pStyle w:val="ListParagraph"/>
        <w:numPr>
          <w:ilvl w:val="1"/>
          <w:numId w:val="17"/>
        </w:numPr>
        <w:spacing w:after="0" w:line="480" w:lineRule="auto"/>
        <w:rPr>
          <w:ins w:id="28" w:author="Soifer, Lydia G." w:date="2024-04-18T22:54:00Z"/>
        </w:rPr>
      </w:pPr>
      <w:ins w:id="29" w:author="Soifer, Lydia G." w:date="2024-04-18T21:52:00Z">
        <w:r>
          <w:t>Vertical niche space -&gt; larger habitat volume -&gt; finer niche partitioning -&gt; high biodiversity</w:t>
        </w:r>
      </w:ins>
    </w:p>
    <w:p w14:paraId="1C8403A6" w14:textId="75B06350" w:rsidR="002A7A70" w:rsidRDefault="002A7A70" w:rsidP="0071568C">
      <w:pPr>
        <w:pStyle w:val="ListParagraph"/>
        <w:numPr>
          <w:ilvl w:val="1"/>
          <w:numId w:val="17"/>
        </w:numPr>
        <w:spacing w:after="0" w:line="480" w:lineRule="auto"/>
        <w:rPr>
          <w:ins w:id="30" w:author="Soifer, Lydia G." w:date="2024-04-18T21:27:00Z"/>
        </w:rPr>
        <w:pPrChange w:id="31" w:author="Soifer, Lydia G." w:date="2024-04-18T21:31:00Z">
          <w:pPr>
            <w:pStyle w:val="ListParagraph"/>
            <w:numPr>
              <w:numId w:val="17"/>
            </w:numPr>
            <w:spacing w:after="0" w:line="480" w:lineRule="auto"/>
            <w:ind w:hanging="360"/>
          </w:pPr>
        </w:pPrChange>
      </w:pPr>
      <w:ins w:id="32" w:author="Soifer, Lydia G." w:date="2024-04-18T22:54:00Z">
        <w:r>
          <w:t>Foliage height diversity is positively associated with species r</w:t>
        </w:r>
      </w:ins>
      <w:ins w:id="33" w:author="Soifer, Lydia G." w:date="2024-04-18T22:55:00Z">
        <w:r>
          <w:t>ichness (MacArthur and MacArthur 1961)</w:t>
        </w:r>
      </w:ins>
    </w:p>
    <w:p w14:paraId="7F96C420" w14:textId="77777777" w:rsidR="0071568C" w:rsidRDefault="00293904" w:rsidP="00293904">
      <w:pPr>
        <w:pStyle w:val="ListParagraph"/>
        <w:numPr>
          <w:ilvl w:val="0"/>
          <w:numId w:val="17"/>
        </w:numPr>
        <w:spacing w:after="0" w:line="480" w:lineRule="auto"/>
        <w:rPr>
          <w:ins w:id="34" w:author="Soifer, Lydia G." w:date="2024-04-18T21:30:00Z"/>
        </w:rPr>
      </w:pPr>
      <w:ins w:id="35" w:author="Soifer, Lydia G." w:date="2024-04-18T21:27:00Z">
        <w:r>
          <w:t xml:space="preserve">At regional scales, verticality is associated with </w:t>
        </w:r>
      </w:ins>
      <w:ins w:id="36" w:author="Soifer, Lydia G." w:date="2024-04-18T21:28:00Z">
        <w:r>
          <w:t>range size and disper</w:t>
        </w:r>
      </w:ins>
      <w:ins w:id="37" w:author="Soifer, Lydia G." w:date="2024-04-18T21:29:00Z">
        <w:r>
          <w:t xml:space="preserve">sal capacity, which can influence patterns of beta diversity. </w:t>
        </w:r>
      </w:ins>
    </w:p>
    <w:p w14:paraId="57ABE5EB" w14:textId="77777777" w:rsidR="004C0B35" w:rsidRDefault="0071568C" w:rsidP="0071568C">
      <w:pPr>
        <w:pStyle w:val="ListParagraph"/>
        <w:numPr>
          <w:ilvl w:val="1"/>
          <w:numId w:val="17"/>
        </w:numPr>
        <w:spacing w:after="0" w:line="480" w:lineRule="auto"/>
        <w:rPr>
          <w:ins w:id="38" w:author="Soifer, Lydia G." w:date="2024-04-18T21:34:00Z"/>
        </w:rPr>
      </w:pPr>
      <w:ins w:id="39" w:author="Soifer, Lydia G." w:date="2024-04-18T21:30:00Z">
        <w:r>
          <w:t>In MacArthur’s (1961) seminal work on vertical stratification of warblers…</w:t>
        </w:r>
      </w:ins>
    </w:p>
    <w:p w14:paraId="178BFBC4" w14:textId="0CC0B351" w:rsidR="00293904" w:rsidRDefault="004C0B35" w:rsidP="0071568C">
      <w:pPr>
        <w:pStyle w:val="ListParagraph"/>
        <w:numPr>
          <w:ilvl w:val="1"/>
          <w:numId w:val="17"/>
        </w:numPr>
        <w:spacing w:after="0" w:line="480" w:lineRule="auto"/>
        <w:rPr>
          <w:ins w:id="40" w:author="Soifer, Lydia G." w:date="2024-04-18T21:28:00Z"/>
        </w:rPr>
        <w:pPrChange w:id="41" w:author="Soifer, Lydia G." w:date="2024-04-18T21:30:00Z">
          <w:pPr>
            <w:pStyle w:val="ListParagraph"/>
            <w:numPr>
              <w:numId w:val="17"/>
            </w:numPr>
            <w:spacing w:after="0" w:line="480" w:lineRule="auto"/>
            <w:ind w:hanging="360"/>
          </w:pPr>
        </w:pPrChange>
      </w:pPr>
      <w:ins w:id="42" w:author="Soifer, Lydia G." w:date="2024-04-18T21:34:00Z">
        <w:r w:rsidRPr="004C0B35">
          <w:t xml:space="preserve"> </w:t>
        </w:r>
      </w:ins>
      <w:moveToRangeStart w:id="43" w:author="Soifer, Lydia G." w:date="2024-04-18T21:34:00Z" w:name="move164368459"/>
      <w:moveTo w:id="44" w:author="Soifer, Lydia G." w:date="2024-04-18T21:34:00Z">
        <w:r>
          <w:t>Vertical use of habitat space influences exposure to abiotic conditions. Fossorial and terrestrial habitats experience greater climate stability, which limits species’ exposure to extreme hot, cold, and dry conditions relative to species living in the canopy where temporal climate fluctuations are more extreme.</w:t>
        </w:r>
      </w:moveTo>
      <w:moveToRangeEnd w:id="43"/>
    </w:p>
    <w:p w14:paraId="0EF13786" w14:textId="1B26C3A2" w:rsidR="00293904" w:rsidRDefault="00293904" w:rsidP="00293904">
      <w:pPr>
        <w:pStyle w:val="ListParagraph"/>
        <w:numPr>
          <w:ilvl w:val="0"/>
          <w:numId w:val="17"/>
        </w:numPr>
        <w:spacing w:after="0" w:line="480" w:lineRule="auto"/>
        <w:rPr>
          <w:ins w:id="45" w:author="Soifer, Lydia G." w:date="2024-04-18T21:32:00Z"/>
        </w:rPr>
      </w:pPr>
      <w:ins w:id="46" w:author="Soifer, Lydia G." w:date="2024-04-18T21:28:00Z">
        <w:r>
          <w:lastRenderedPageBreak/>
          <w:t xml:space="preserve">At global </w:t>
        </w:r>
        <w:proofErr w:type="gramStart"/>
        <w:r>
          <w:t>scales</w:t>
        </w:r>
        <w:proofErr w:type="gramEnd"/>
        <w:r>
          <w:t xml:space="preserve">, verticality is associated with </w:t>
        </w:r>
      </w:ins>
      <w:ins w:id="47" w:author="Soifer, Lydia G." w:date="2024-04-18T21:30:00Z">
        <w:r w:rsidR="0071568C">
          <w:t>the latitudinal richness gradient, which drives patterns of gamma diversity.</w:t>
        </w:r>
      </w:ins>
    </w:p>
    <w:p w14:paraId="080FBF53" w14:textId="3EF27159" w:rsidR="0071568C" w:rsidRDefault="0071568C" w:rsidP="00293904">
      <w:pPr>
        <w:pStyle w:val="ListParagraph"/>
        <w:numPr>
          <w:ilvl w:val="0"/>
          <w:numId w:val="17"/>
        </w:numPr>
        <w:spacing w:after="0" w:line="480" w:lineRule="auto"/>
        <w:rPr>
          <w:ins w:id="48" w:author="Soifer, Lydia G." w:date="2024-04-20T08:44:00Z"/>
        </w:rPr>
      </w:pPr>
      <w:ins w:id="49" w:author="Soifer, Lydia G." w:date="2024-04-18T21:32:00Z">
        <w:r>
          <w:t xml:space="preserve">Despite the influence of verticality on biodiversity patterns across spatial scales, global </w:t>
        </w:r>
      </w:ins>
      <w:ins w:id="50" w:author="Soifer, Lydia G." w:date="2024-04-18T21:33:00Z">
        <w:r>
          <w:t>patterns of assemblage verticality and its environmental drivers are not well understood across broad taxonomic groups.</w:t>
        </w:r>
      </w:ins>
    </w:p>
    <w:p w14:paraId="57F146A6" w14:textId="1D608543" w:rsidR="00863199" w:rsidRDefault="00863199" w:rsidP="00293904">
      <w:pPr>
        <w:pStyle w:val="ListParagraph"/>
        <w:numPr>
          <w:ilvl w:val="0"/>
          <w:numId w:val="17"/>
        </w:numPr>
        <w:spacing w:after="0" w:line="480" w:lineRule="auto"/>
        <w:rPr>
          <w:ins w:id="51" w:author="Soifer, Lydia G." w:date="2024-04-18T21:26:00Z"/>
        </w:rPr>
        <w:pPrChange w:id="52" w:author="Soifer, Lydia G." w:date="2024-04-18T21:26:00Z">
          <w:pPr>
            <w:spacing w:after="0" w:line="480" w:lineRule="auto"/>
            <w:ind w:firstLine="720"/>
          </w:pPr>
        </w:pPrChange>
      </w:pPr>
      <w:ins w:id="53" w:author="Soifer, Lydia G." w:date="2024-04-20T08:44:00Z">
        <w:r>
          <w:t xml:space="preserve">Despite widespread agreement that verticality </w:t>
        </w:r>
      </w:ins>
      <w:ins w:id="54" w:author="Soifer, Lydia G." w:date="2024-04-20T08:45:00Z">
        <w:r>
          <w:t>influences prominent biogeographic patterns, these patterns have not been comprehensively described globally.</w:t>
        </w:r>
      </w:ins>
    </w:p>
    <w:p w14:paraId="7C400BB0" w14:textId="1EF2F4D7" w:rsidR="00821FE2" w:rsidRDefault="00293904" w:rsidP="00140D07">
      <w:pPr>
        <w:spacing w:after="0" w:line="480" w:lineRule="auto"/>
        <w:ind w:firstLine="720"/>
        <w:rPr>
          <w:ins w:id="55" w:author="Soifer, Lydia G." w:date="2024-04-18T21:12:00Z"/>
        </w:rPr>
      </w:pPr>
      <w:ins w:id="56" w:author="Soifer, Lydia G." w:date="2024-04-18T21:23:00Z">
        <w:r>
          <w:t xml:space="preserve"> </w:t>
        </w:r>
      </w:ins>
    </w:p>
    <w:p w14:paraId="1C221573" w14:textId="77777777" w:rsidR="00821FE2" w:rsidRDefault="00821FE2" w:rsidP="00140D07">
      <w:pPr>
        <w:spacing w:after="0" w:line="480" w:lineRule="auto"/>
        <w:ind w:firstLine="720"/>
        <w:rPr>
          <w:ins w:id="57" w:author="Soifer, Lydia G." w:date="2024-04-18T21:12:00Z"/>
        </w:rPr>
      </w:pPr>
    </w:p>
    <w:p w14:paraId="7FCB63A6" w14:textId="4E5D8272" w:rsidR="000D2ADE" w:rsidRDefault="007A048A" w:rsidP="00140D07">
      <w:pPr>
        <w:spacing w:after="0" w:line="480" w:lineRule="auto"/>
        <w:ind w:firstLine="720"/>
      </w:pPr>
      <w:del w:id="58" w:author="Soifer, Lydia G." w:date="2024-04-18T21:24:00Z">
        <w:r w:rsidRPr="00334AC5" w:rsidDel="00293904">
          <w:delText>Verticality</w:delText>
        </w:r>
        <w:r w:rsidR="00783B58" w:rsidRPr="00334AC5" w:rsidDel="00293904">
          <w:delText xml:space="preserve"> is </w:delText>
        </w:r>
        <w:r w:rsidRPr="00334AC5" w:rsidDel="00293904">
          <w:delText>a trait syndrome that</w:delText>
        </w:r>
        <w:r w:rsidR="006328EA" w:rsidRPr="00334AC5" w:rsidDel="00293904">
          <w:delText xml:space="preserve"> displays predictable variation across </w:delText>
        </w:r>
        <w:r w:rsidR="00D67C3F" w:rsidRPr="00334AC5" w:rsidDel="00293904">
          <w:delText xml:space="preserve">spatial and temporal </w:delText>
        </w:r>
        <w:r w:rsidR="006328EA" w:rsidRPr="00334AC5" w:rsidDel="00293904">
          <w:delText>environmental gradients</w:delText>
        </w:r>
        <w:r w:rsidR="00D67C3F" w:rsidRPr="00334AC5" w:rsidDel="00293904">
          <w:delText xml:space="preserve"> </w:delText>
        </w:r>
        <w:r w:rsidR="00D67C3F" w:rsidRPr="00334AC5" w:rsidDel="00293904">
          <w:fldChar w:fldCharType="begin"/>
        </w:r>
        <w:r w:rsidR="000F0706" w:rsidRPr="00334AC5" w:rsidDel="00293904">
          <w:delInstrText xml:space="preserve"> ADDIN ZOTERO_ITEM CSL_CITATION {"citationID":"wZPya5uL","properties":{"formattedCitation":"(Scheffers et al. 2013, Oliveira and Scheffers 2019, Basham and Scheffers 2020, Basham et al. 2023)","plainCitation":"(Scheffers et al. 2013, Oliveira and Scheffers 2019, Basham and Scheffers 2020, Basham et al. 2023)","noteIndex":0},"citationItems":[{"id":3247,"uris":["http://zotero.org/users/3386743/items/P3HR347U"],"itemData":{"id":3247,"type":"article-journal","abstract":"Biodiversity is spatially organized by climatic gradients across elevation and latitude. But do other gradients exist that might drive biogeographic patterns? Here, we show that rainforest's vertical strata provide climatic gradients much steeper than those offered by elevation and latitude, and biodiversity of arboreal species is organized along this gradient. In Philippine and Singaporean rainforests, we demonstrate that rainforest frogs tend to shift up in the rainforest strata as altitude increases. Moreover, a Philippine-wide dataset of frog distributions shows that frog assemblages become increasingly arboreal at higher elevations. Thus, increased arboreality with elevation at broad biogeographic scales mirrors patterns we observed at local scales. Our proposed ‘arboreality hypothesis’ suggests that the ability to exploit arboreal habitats confers the potential for larger geographical distributions because species can shift their location in the rainforest strata to compensate for shifts in temperature associated with elevation and latitude. This novel finding may help explain patterns of species richness and abundance wherever vegetation produces a vertical microclimatic gradient. Our results further suggest that global warming will ‘flatten’ the biodiversity in rainforests by pushing arboreal species towards the cooler and wetter ground. This ‘flattening’ could potentially have serious impacts on forest functioning and species survival.","container-title":"Proceedings of the Royal Society B: Biological Sciences","DOI":"10.1098/rspb.2013.1581","ISSN":"0962-8452, 1471-2954","journalAbbreviation":"Proc. R. Soc. B.","language":"en","page":"20131581","source":"DOI.org (Crossref)","title":"Increasing arboreality with altitude: a novel biogeographic dimension","title-short":"Increasing arboreality with altitude","volume":"280","author":[{"family":"Scheffers","given":"Brett R"},{"family":"Phillips","given":"Ben L."},{"family":"Laurance","given":"William F."},{"family":"Sodhi","given":"Navjot S."},{"family":"Diesmos","given":"Arvin"},{"family":"Williams","given":"Stephen E."}],"issued":{"date-parts":[["2013",11,7]]},"citation-key":"scheffersIncreasingArborealityAltitude2013"}},{"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R."}],"issued":{"date-parts":[["2019",2]]},"citation-key":"oliveiraVerticalStratificationInfluences2019"}},{"id":3830,"uris":["http://zotero.org/users/3386743/items/7U9M44VJ"],"itemData":{"id":3830,"type":"article-journal","abstract":"Aim Tropical forests are vertically complex, and offer unique niche opportunities in the form of climate, habitat and resource gradients from ground to canopy. Rainforest species organize within this vertical spatial gradient and recent macroecological research suggests that the highest levels of vertical stratification occur in structurally complex and climatically stable tropical rainforests. However, although the classical view of the tropics is that of aseasonality, particularly in temperature, there is strong seasonality in rainfall. Thus, we predict considerable variation in vertical stratification in time, characterized by a seasonal restructuring of communities across vertical space. Location Sierra Llorona, Colón Province, Panama. Taxon Amphibians. Methods We performed 121 ground-to-canopy surveys across the wet and dry seasons for amphibians. Using a bootstrap simulation method we calculated species-specific and community-wide vertical height and abundance shifts between seasons. Separately, we tested the importance of vertical height and season on the vertical distribution of species using a redundancy analysis, and employed linear models to explore turnover in species composition across vertical height between seasons. Results Our results show a clear downward shift of 5 m in height in amphibian communities from the wet season to dry season. We also observe significant changes in species composition across vertical strata in both seasons, driven primarily by nestedness in the dry season (loss of species over height) and genuine turnover in the wet season (loss and addition of species over height). Main conclusions The exploitation of canopy microhabitats and resources in the wet season resulted in complex patterns of stratification, whereas drying flattened the distribution and simplified the composition of arboreal communities. As such, pattern and process in the vertical dimension is not static in time but rather exists as a dichotomy with inverse patterns between wet and dry seasons. Complex, multidimensional distributions of diverse rainforest communities can be simplified by climatic constraints – an important consideration as anthropogenic climate change increases the magnitude of seasonal swings in temperature and precipitation.","container-title":"Journal of Biogeography","DOI":"10.1111/jbi.13857","ISSN":"1365-2699","issue":"9","language":"en","page":"1888-1898","source":"Wiley Online Library","title":"Vertical stratification collapses under seasonal shifts in climate","volume":"47","author":[{"family":"Basham","given":"Edmund W."},{"family":"Scheffers","given":"Brett R."}],"issued":{"date-parts":[["2020"]]},"citation-key":"bashamVerticalStratificationCollapses2020"}},{"id":4461,"uris":["http://zotero.org/users/3386743/items/BFUBAUBV"],"itemData":{"id":4461,"type":"article-journal","container-title":"Biological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delInstrText>
        </w:r>
        <w:r w:rsidR="00D67C3F" w:rsidRPr="00334AC5" w:rsidDel="00293904">
          <w:fldChar w:fldCharType="separate"/>
        </w:r>
        <w:r w:rsidR="000F0706" w:rsidRPr="00334AC5" w:rsidDel="00293904">
          <w:rPr>
            <w:rFonts w:ascii="Calibri" w:hAnsi="Calibri" w:cs="Calibri"/>
          </w:rPr>
          <w:delText>(Scheffers et al. 2013, Oliveira and Scheffers 2019, Basham and Scheffers 2020, Basham et al. 2023)</w:delText>
        </w:r>
        <w:r w:rsidR="00D67C3F" w:rsidRPr="00334AC5" w:rsidDel="00293904">
          <w:fldChar w:fldCharType="end"/>
        </w:r>
        <w:r w:rsidR="006328EA" w:rsidRPr="00334AC5" w:rsidDel="00293904">
          <w:delText xml:space="preserve"> </w:delText>
        </w:r>
      </w:del>
      <w:del w:id="59" w:author="Soifer, Lydia G." w:date="2024-04-18T21:18:00Z">
        <w:r w:rsidR="006328EA" w:rsidRPr="00334AC5" w:rsidDel="00821FE2">
          <w:delText>and</w:delText>
        </w:r>
        <w:r w:rsidRPr="00334AC5" w:rsidDel="00821FE2">
          <w:delText xml:space="preserve"> represent</w:delText>
        </w:r>
        <w:r w:rsidR="006955C7" w:rsidRPr="00334AC5" w:rsidDel="00821FE2">
          <w:delText xml:space="preserve"> several </w:delText>
        </w:r>
        <w:r w:rsidRPr="00334AC5" w:rsidDel="00821FE2">
          <w:delText>key ecological characteristic</w:delText>
        </w:r>
        <w:r w:rsidR="004E3647" w:rsidRPr="00334AC5" w:rsidDel="00821FE2">
          <w:delText>s that influence geographic distributions</w:delText>
        </w:r>
        <w:r w:rsidR="006955C7" w:rsidRPr="00334AC5" w:rsidDel="00821FE2">
          <w:delText xml:space="preserve"> and vulnerability to climate change</w:delText>
        </w:r>
        <w:r w:rsidR="004E3647" w:rsidRPr="00334AC5" w:rsidDel="00821FE2">
          <w:delText>, including fitness under different abiotic conditions</w:delText>
        </w:r>
        <w:r w:rsidR="00C87415" w:rsidRPr="00334AC5" w:rsidDel="00821FE2">
          <w:delText xml:space="preserve"> and</w:delText>
        </w:r>
        <w:r w:rsidR="004E3647" w:rsidRPr="00334AC5" w:rsidDel="00821FE2">
          <w:delText xml:space="preserve"> </w:delText>
        </w:r>
        <w:r w:rsidR="005F717D" w:rsidRPr="00334AC5" w:rsidDel="00821FE2">
          <w:delText>dispersal ability</w:delText>
        </w:r>
        <w:r w:rsidR="004E3647" w:rsidRPr="00334AC5" w:rsidDel="00821FE2">
          <w:delText xml:space="preserve"> </w:delText>
        </w:r>
        <w:r w:rsidR="004E3647" w:rsidRPr="00334AC5" w:rsidDel="00821FE2">
          <w:fldChar w:fldCharType="begin"/>
        </w:r>
        <w:r w:rsidR="004E3647" w:rsidRPr="00334AC5" w:rsidDel="00821FE2">
          <w:delInstrText xml:space="preserve"> ADDIN ZOTERO_ITEM CSL_CITATION {"citationID":"eV0o9smW","properties":{"formattedCitation":"(Green et al. 2022)","plainCitation":"(Green et al. 2022)","noteIndex":0},"citationItems":[{"id":7252,"uris":["http://zotero.org/users/3386743/items/4NU5XXZ6"],"itemData":{"id":7252,"type":"article-journal","abstract":"Trait-based approaches are increasingly recognized as a tool for understanding ecosystem re-assembly and function under intensifying global change. Here we synthesize trait-based research globally (n = 865 studies) to examine the contexts in which traits may be used for global change prediction. We find that exponential growth in the field over the last decade remains dominated by descriptive studies of terrestrial plant morphology, highlighting significant opportunities to expand trait-based thinking across systems and taxa. Very few studies (less than 3%) focus on predicting ecological effects of global change, mostly in the past 5 years and via singular traits that mediate abiotic limits on species distribution. Beyond organism size (the most examined trait), we identify over 2500 other morphological, physiological, behavioural and life-history traits known to mediate environmental filters of species' range and abundance as candidates for future predictive global change work. Though uncommon, spatially explicit process models—which mechanistically link traits to changes in organism distributions and abundance—are among the most promising frameworks for holistic global change prediction at scales relevant for conservation decision-making. Further progress towards trait-based forecasting requires addressing persistent barriers including (1) matching scales of multivariate trait and environment data to focal processes disrupted by global change, and (2) propagating variation in trait and environmental parameters throughout process model functions using simulation.","container-title":"Proceedings of the Royal Society B: Biological Sciences","DOI":"10.1098/rspb.2022.0071","issue":"1971","note":"publisher: Royal Society","page":"20220071","source":"royalsocietypublishing.org (Atypon)","title":"Trait-based approaches to global change ecology: moving from description to prediction","title-short":"Trait-based approaches to global change ecology","volume":"289","author":[{"family":"Green","given":"Stephanie J."},{"family":"Brookson","given":"Cole B."},{"family":"Hardy","given":"Natasha A."},{"family":"Crowder","given":"Larry B."}],"issued":{"date-parts":[["2022",3,16]]},"citation-key":"greenTraitbasedApproachesGlobal2022"}}],"schema":"https://github.com/citation-style-language/schema/raw/master/csl-citation.json"} </w:delInstrText>
        </w:r>
        <w:r w:rsidR="004E3647" w:rsidRPr="00334AC5" w:rsidDel="00821FE2">
          <w:fldChar w:fldCharType="separate"/>
        </w:r>
        <w:r w:rsidR="004E3647" w:rsidRPr="00334AC5" w:rsidDel="00821FE2">
          <w:rPr>
            <w:rFonts w:ascii="Calibri" w:hAnsi="Calibri" w:cs="Calibri"/>
          </w:rPr>
          <w:delText>(Green et al. 2022)</w:delText>
        </w:r>
        <w:r w:rsidR="004E3647" w:rsidRPr="00334AC5" w:rsidDel="00821FE2">
          <w:fldChar w:fldCharType="end"/>
        </w:r>
        <w:r w:rsidR="004E3647" w:rsidRPr="00334AC5" w:rsidDel="00821FE2">
          <w:delText>.</w:delText>
        </w:r>
        <w:r w:rsidR="00783B58" w:rsidDel="00821FE2">
          <w:delText xml:space="preserve"> </w:delText>
        </w:r>
      </w:del>
      <w:commentRangeStart w:id="60"/>
      <w:del w:id="61" w:author="Soifer, Lydia G." w:date="2024-04-18T15:03:00Z">
        <w:r w:rsidR="00783B58" w:rsidDel="008F785F">
          <w:delText xml:space="preserve">Here, we define verticality as the average height </w:delText>
        </w:r>
      </w:del>
      <w:commentRangeEnd w:id="60"/>
      <w:r w:rsidR="008F785F">
        <w:rPr>
          <w:rStyle w:val="CommentReference"/>
        </w:rPr>
        <w:commentReference w:id="60"/>
      </w:r>
      <w:del w:id="62" w:author="Soifer, Lydia G." w:date="2024-04-18T15:03:00Z">
        <w:r w:rsidR="00783B58" w:rsidDel="008F785F">
          <w:delText>occupied by species in an assemblage across a gradient from fossorial (0) to terrestrial (0.5) to arboreal (1)</w:delText>
        </w:r>
        <w:r w:rsidR="000F0706" w:rsidDel="008F785F">
          <w:delText xml:space="preserve">. </w:delText>
        </w:r>
      </w:del>
      <w:moveFromRangeStart w:id="63" w:author="Soifer, Lydia G." w:date="2024-04-18T21:34:00Z" w:name="move164368459"/>
      <w:moveFrom w:id="64" w:author="Soifer, Lydia G." w:date="2024-04-18T21:34:00Z">
        <w:r w:rsidR="007A29EF" w:rsidDel="004C0B35">
          <w:t xml:space="preserve">Vertical use of habitat space influences exposure to </w:t>
        </w:r>
        <w:r w:rsidR="006955C7" w:rsidDel="004C0B35">
          <w:t>abiotic conditions. Fossorial and terrestrial habitats experience greater climate stability, which limits species’ exposure to extreme hot, cold, and dry conditions relative to species living in the canopy where temporal climate fluctuations are more extreme.</w:t>
        </w:r>
        <w:r w:rsidR="00D11EF2" w:rsidDel="004C0B35">
          <w:t xml:space="preserve"> </w:t>
        </w:r>
      </w:moveFrom>
      <w:moveFromRangeEnd w:id="63"/>
      <w:commentRangeStart w:id="65"/>
      <w:r w:rsidR="000F0706">
        <w:t>Some</w:t>
      </w:r>
      <w:r w:rsidR="000D2ADE">
        <w:t xml:space="preserve"> arboreal species exhibit physiological</w:t>
      </w:r>
      <w:r w:rsidR="00E35E26">
        <w:t xml:space="preserve"> </w:t>
      </w:r>
      <w:r w:rsidR="00A3505E">
        <w:t xml:space="preserve">and/or morphological </w:t>
      </w:r>
      <w:r w:rsidR="000D2ADE">
        <w:t>adaptations to extreme climate conditions, such as higher</w:t>
      </w:r>
      <w:r w:rsidR="00E35E26">
        <w:t xml:space="preserve"> critical</w:t>
      </w:r>
      <w:r w:rsidR="000D2ADE">
        <w:t xml:space="preserve"> thermal maxima</w:t>
      </w:r>
      <w:r w:rsidR="00E35E26">
        <w:t>, larger size,</w:t>
      </w:r>
      <w:r w:rsidR="000D2ADE">
        <w:t xml:space="preserve"> or </w:t>
      </w:r>
      <w:r w:rsidR="00E35E26">
        <w:t xml:space="preserve">desiccation resistant skin </w:t>
      </w:r>
      <w:r w:rsidR="00E35E26">
        <w:fldChar w:fldCharType="begin"/>
      </w:r>
      <w:r w:rsidR="00E35E26">
        <w:instrText xml:space="preserve"> ADDIN ZOTERO_ITEM CSL_CITATION {"citationID":"grNFxvR2","properties":{"formattedCitation":"(Tracy et al. 2010)","plainCitation":"(Tracy et al. 2010)","noteIndex":0},"citationItems":[{"id":6868,"uris":["http://zotero.org/users/3386743/items/6TQH2SS3"],"itemData":{"id":6868,"type":"article-journal","abstract":"We used simulations from a biophysical model that integrates interlinked exchanges of energy and water between frogs and their environments to address questions about the limits to thermoregulation and about adaptations for arboreality. Body size and cutaneous resistance (Rc) both significantly affected body temperature (Tb) and the time to desiccate to 70% of standard mass (an ecologically relevant metric of desiccation). Cutaneous resistances &lt; 25 s/cm allow basking frogs to elevate their Tb several degrees above ambient, but Rc above 25 had little additional effect on Tb. Small frogs (&lt;10 g) are able to elevate their Tb above ambient while basking, even with small Rc. Large frogs must have greater skin resistances to be able to elevate body temperatures above ambient, yet large frogs take longer to desiccate to 70% of their standard mass. Frogs can avoid rapid desiccation with high Rc, a large body size, or some combination of these traits. Our literature survey indicates that frogs with a combination of Rc and body size that would result in long times to desiccate to 70% of standard mass tend to be arboreal, suggesting that those species may be selectively favored in a niche that often requires frogs to be away from water sources for extended periods of time.","container-title":"Ecology","DOI":"10.1890/09-0839.1","ISSN":"1939-9170","issue":"5","language":"en","license":"© 2010 by the Ecological Society of America","note":"_eprint: https://onlinelibrary.wiley.com/doi/pdf/10.1890/09-0839.1","page":"1477-1484","source":"Wiley Online Library","title":"Not just small, wet, and cold: effects of body size and skin resistance on thermoregulation and arboreality of frogs","title-short":"Not just small, wet, and cold","volume":"91","author":[{"family":"Tracy","given":"Christopher R."},{"family":"Christian","given":"Keith A."},{"family":"Tracy","given":"C. Richard"}],"issued":{"date-parts":[["2010"]]},"citation-key":"tracyNotJustSmall2010"}}],"schema":"https://github.com/citation-style-language/schema/raw/master/csl-citation.json"} </w:instrText>
      </w:r>
      <w:r w:rsidR="00E35E26">
        <w:fldChar w:fldCharType="separate"/>
      </w:r>
      <w:r w:rsidR="00E35E26" w:rsidRPr="00E35E26">
        <w:rPr>
          <w:rFonts w:ascii="Calibri" w:hAnsi="Calibri" w:cs="Calibri"/>
        </w:rPr>
        <w:t>(Tracy et al. 2010)</w:t>
      </w:r>
      <w:r w:rsidR="00E35E26">
        <w:fldChar w:fldCharType="end"/>
      </w:r>
      <w:r w:rsidR="000D2ADE">
        <w:t xml:space="preserve">. </w:t>
      </w:r>
      <w:commentRangeEnd w:id="65"/>
      <w:r w:rsidR="004C0B35">
        <w:rPr>
          <w:rStyle w:val="CommentReference"/>
        </w:rPr>
        <w:commentReference w:id="65"/>
      </w:r>
      <w:del w:id="66" w:author="Soifer, Lydia G." w:date="2024-04-18T21:34:00Z">
        <w:r w:rsidR="000D2ADE" w:rsidDel="004C0B35">
          <w:delText xml:space="preserve">These adaptations may reduce vulnerability to climate change relative to terrestrial </w:delText>
        </w:r>
        <w:r w:rsidR="00E951A8" w:rsidDel="004C0B35">
          <w:delText>species.</w:delText>
        </w:r>
        <w:r w:rsidR="006955C7" w:rsidDel="004C0B35">
          <w:delText xml:space="preserve"> In the absence of physiological adaptations </w:delText>
        </w:r>
        <w:r w:rsidR="0067694E" w:rsidDel="004C0B35">
          <w:delText xml:space="preserve">arboreal species are faced with two options when </w:delText>
        </w:r>
        <w:r w:rsidR="00B02E45" w:rsidDel="004C0B35">
          <w:delText>exposed to</w:delText>
        </w:r>
        <w:r w:rsidR="0067694E" w:rsidDel="004C0B35">
          <w:delText xml:space="preserve"> more </w:delText>
        </w:r>
        <w:r w:rsidR="006955C7" w:rsidDel="004C0B35">
          <w:delText>extreme climate conditions in the canopy</w:delText>
        </w:r>
        <w:r w:rsidR="0067694E" w:rsidDel="004C0B35">
          <w:delText>: dispersal to more suitable habitat or local extirpation.</w:delText>
        </w:r>
      </w:del>
    </w:p>
    <w:p w14:paraId="106DA69A" w14:textId="77777777" w:rsidR="004767C1" w:rsidRDefault="004767C1" w:rsidP="00140D07">
      <w:pPr>
        <w:spacing w:after="0" w:line="480" w:lineRule="auto"/>
        <w:ind w:firstLine="720"/>
        <w:rPr>
          <w:ins w:id="67" w:author="Soifer, Lydia G." w:date="2024-04-20T09:07:00Z"/>
        </w:rPr>
      </w:pPr>
      <w:ins w:id="68" w:author="Soifer, Lydia G." w:date="2024-04-20T09:07:00Z">
        <w:r w:rsidRPr="004767C1">
          <w:lastRenderedPageBreak/>
          <w:t>As climate change impacts the composition and traits of species assemblages, it may lead to a reorganization of this emblematic gradient</w:t>
        </w:r>
        <w:r>
          <w:t xml:space="preserve">. </w:t>
        </w:r>
      </w:ins>
    </w:p>
    <w:p w14:paraId="4EC858C9" w14:textId="5D4DE596" w:rsidR="00863199" w:rsidRDefault="00863199" w:rsidP="00140D07">
      <w:pPr>
        <w:spacing w:after="0" w:line="480" w:lineRule="auto"/>
        <w:ind w:firstLine="720"/>
        <w:rPr>
          <w:ins w:id="69" w:author="Soifer, Lydia G." w:date="2024-04-20T08:43:00Z"/>
        </w:rPr>
      </w:pPr>
      <w:ins w:id="70" w:author="Soifer, Lydia G." w:date="2024-04-20T08:42:00Z">
        <w:r>
          <w:t>In addition to impacting</w:t>
        </w:r>
      </w:ins>
      <w:ins w:id="71" w:author="Soifer, Lydia G." w:date="2024-04-20T08:43:00Z">
        <w:r>
          <w:t xml:space="preserve"> the composition of species assemblages, climate change may lead to the reorganization of this emblematic gradient, which could have cascading consequences on species diversity and ecosystem functioning. </w:t>
        </w:r>
      </w:ins>
    </w:p>
    <w:p w14:paraId="33112089" w14:textId="6D3CC116" w:rsidR="007C624D" w:rsidRDefault="00C8503C" w:rsidP="00140D07">
      <w:pPr>
        <w:spacing w:after="0" w:line="480" w:lineRule="auto"/>
        <w:ind w:firstLine="720"/>
        <w:rPr>
          <w:ins w:id="72" w:author="Soifer, Lydia G." w:date="2024-04-18T21:36:00Z"/>
        </w:rPr>
      </w:pPr>
      <w:ins w:id="73" w:author="Soifer, Lydia G." w:date="2024-04-18T21:09:00Z">
        <w:r>
          <w:t xml:space="preserve">Verticality is also strongly influenced by environmental gradients. </w:t>
        </w:r>
      </w:ins>
    </w:p>
    <w:p w14:paraId="65ED6DB3" w14:textId="0A62B088" w:rsidR="00F511C1" w:rsidRDefault="007C624D" w:rsidP="00F511C1">
      <w:pPr>
        <w:pStyle w:val="ListParagraph"/>
        <w:numPr>
          <w:ilvl w:val="0"/>
          <w:numId w:val="18"/>
        </w:numPr>
        <w:spacing w:after="0" w:line="480" w:lineRule="auto"/>
        <w:rPr>
          <w:ins w:id="74" w:author="Soifer, Lydia G." w:date="2024-04-18T21:46:00Z"/>
        </w:rPr>
      </w:pPr>
      <w:ins w:id="75" w:author="Soifer, Lydia G." w:date="2024-04-18T21:38:00Z">
        <w:r>
          <w:t>For example, greater exposure to extreme climate fluctuations in the canopy causes verticality to vary across ele</w:t>
        </w:r>
      </w:ins>
      <w:ins w:id="76" w:author="Soifer, Lydia G." w:date="2024-04-18T21:39:00Z">
        <w:r>
          <w:t xml:space="preserve">vation gradients. At low elevations, where climate conditions are hotter and driers, arboreal species generally occupy </w:t>
        </w:r>
        <w:r w:rsidR="00F511C1">
          <w:t xml:space="preserve">lower positions in the canopy or increase their use of terrestrial habitats. In contrast, </w:t>
        </w:r>
      </w:ins>
      <w:ins w:id="77" w:author="Soifer, Lydia G." w:date="2024-04-18T21:40:00Z">
        <w:r w:rsidR="00F511C1">
          <w:t xml:space="preserve">species move toward higher positions in the canopy at higher elevations where </w:t>
        </w:r>
      </w:ins>
      <w:ins w:id="78" w:author="Soifer, Lydia G." w:date="2024-04-18T21:41:00Z">
        <w:r w:rsidR="00F511C1">
          <w:t>wetter climates facilitate use of arboreal habitats that otherwise experience extreme water limitation</w:t>
        </w:r>
      </w:ins>
      <w:ins w:id="79" w:author="Soifer, Lydia G." w:date="2024-04-18T21:42:00Z">
        <w:r w:rsidR="00F511C1">
          <w:t xml:space="preserve">. Given regional patterns in assemblage verticality across environmental gradients, climate change is </w:t>
        </w:r>
      </w:ins>
      <w:ins w:id="80" w:author="Soifer, Lydia G." w:date="2024-04-18T21:43:00Z">
        <w:r w:rsidR="00F511C1">
          <w:t>likely to impact global patterns of verticality with possible cascading effects on species richness and ecosystem function.</w:t>
        </w:r>
      </w:ins>
    </w:p>
    <w:p w14:paraId="7E1C7CDB" w14:textId="6A6D3C8A" w:rsidR="00F511C1" w:rsidRDefault="00F511C1" w:rsidP="00F511C1">
      <w:pPr>
        <w:pStyle w:val="ListParagraph"/>
        <w:numPr>
          <w:ilvl w:val="0"/>
          <w:numId w:val="18"/>
        </w:numPr>
        <w:spacing w:after="0" w:line="480" w:lineRule="auto"/>
        <w:rPr>
          <w:ins w:id="81" w:author="Soifer, Lydia G." w:date="2024-04-18T21:44:00Z"/>
        </w:rPr>
      </w:pPr>
      <w:ins w:id="82" w:author="Soifer, Lydia G." w:date="2024-04-18T21:46:00Z">
        <w:r>
          <w:t xml:space="preserve">Here, we integrate range maps of # birds, </w:t>
        </w:r>
      </w:ins>
      <w:ins w:id="83" w:author="Soifer, Lydia G." w:date="2024-04-18T21:47:00Z">
        <w:r>
          <w:t xml:space="preserve"># mammals, # reptiles, and # amphibians, to examine global patterns and environmental drivers of verticality. </w:t>
        </w:r>
      </w:ins>
      <w:ins w:id="84" w:author="Soifer, Lydia G." w:date="2024-04-18T21:48:00Z">
        <w:r>
          <w:t xml:space="preserve">We then examine how climate change may alter the </w:t>
        </w:r>
      </w:ins>
      <w:ins w:id="85" w:author="Soifer, Lydia G." w:date="2024-04-18T21:51:00Z">
        <w:r w:rsidR="007D6348">
          <w:t>vertical composition of vertebrate assemblages.</w:t>
        </w:r>
      </w:ins>
    </w:p>
    <w:p w14:paraId="0108BB8E" w14:textId="77777777" w:rsidR="00F511C1" w:rsidRDefault="00F511C1" w:rsidP="00F511C1">
      <w:pPr>
        <w:pStyle w:val="ListParagraph"/>
        <w:numPr>
          <w:ilvl w:val="0"/>
          <w:numId w:val="18"/>
        </w:numPr>
        <w:spacing w:after="0" w:line="480" w:lineRule="auto"/>
        <w:rPr>
          <w:ins w:id="86" w:author="Soifer, Lydia G." w:date="2024-04-18T21:44:00Z"/>
        </w:rPr>
      </w:pPr>
    </w:p>
    <w:p w14:paraId="0C42CD41" w14:textId="0F3382A1" w:rsidR="00446055" w:rsidRDefault="00B02E45" w:rsidP="00F511C1">
      <w:pPr>
        <w:pStyle w:val="ListParagraph"/>
        <w:numPr>
          <w:ilvl w:val="0"/>
          <w:numId w:val="18"/>
        </w:numPr>
        <w:spacing w:after="0" w:line="480" w:lineRule="auto"/>
        <w:pPrChange w:id="87" w:author="Soifer, Lydia G." w:date="2024-04-18T21:41:00Z">
          <w:pPr>
            <w:spacing w:after="0" w:line="480" w:lineRule="auto"/>
            <w:ind w:firstLine="720"/>
          </w:pPr>
        </w:pPrChange>
      </w:pPr>
      <w:moveFromRangeStart w:id="88" w:author="Soifer, Lydia G." w:date="2024-04-18T21:45:00Z" w:name="move164369134"/>
      <w:moveFrom w:id="89" w:author="Soifer, Lydia G." w:date="2024-04-18T21:45:00Z">
        <w:r w:rsidDel="00F511C1">
          <w:t xml:space="preserve">Arboreality </w:t>
        </w:r>
        <w:r w:rsidR="000D2ADE" w:rsidDel="00F511C1">
          <w:t>is</w:t>
        </w:r>
        <w:r w:rsidR="000F0706" w:rsidDel="00F511C1">
          <w:t xml:space="preserve"> </w:t>
        </w:r>
        <w:r w:rsidR="000D2ADE" w:rsidDel="00F511C1">
          <w:t>associated with</w:t>
        </w:r>
        <w:r w:rsidR="000F0706" w:rsidDel="00F511C1">
          <w:t xml:space="preserve"> improved</w:t>
        </w:r>
        <w:r w:rsidR="000D2ADE" w:rsidDel="00F511C1">
          <w:t xml:space="preserve"> dispersal capacity</w:t>
        </w:r>
        <w:r w:rsidR="000F0706" w:rsidDel="00F511C1">
          <w:t xml:space="preserve"> across horizontal and vertical dimensions </w:t>
        </w:r>
        <w:r w:rsidDel="00F511C1">
          <w:t xml:space="preserve">relative to terrestrial species </w:t>
        </w:r>
        <w:r w:rsidR="000F0706" w:rsidDel="00F511C1">
          <w:fldChar w:fldCharType="begin"/>
        </w:r>
        <w:r w:rsidR="000F0706" w:rsidDel="00F511C1">
          <w:instrText xml:space="preserve"> ADDIN ZOTERO_ITEM CSL_CITATION {"citationID":"5vql12l8","properties":{"formattedCitation":"(Scheffers et al. 2017)","plainCitation":"(Scheffers et al. 2017)","noteIndex":0},"citationItems":[{"id":3246,"uris":["http://zotero.org/users/3386743/items/P5UZTEU4"],"itemData":{"id":3246,"type":"article-journal","container-title":"Global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0F0706" w:rsidDel="00F511C1">
          <w:fldChar w:fldCharType="separate"/>
        </w:r>
        <w:r w:rsidR="000F0706" w:rsidRPr="000F0706" w:rsidDel="00F511C1">
          <w:rPr>
            <w:rFonts w:ascii="Calibri" w:hAnsi="Calibri" w:cs="Calibri"/>
          </w:rPr>
          <w:t>(Scheffers et al. 2017)</w:t>
        </w:r>
        <w:r w:rsidR="000F0706" w:rsidDel="00F511C1">
          <w:fldChar w:fldCharType="end"/>
        </w:r>
        <w:r w:rsidR="000D2ADE" w:rsidDel="00F511C1">
          <w:t xml:space="preserve">. </w:t>
        </w:r>
        <w:r w:rsidR="000F0706" w:rsidDel="00F511C1">
          <w:t xml:space="preserve">Horizontal </w:t>
        </w:r>
        <w:r w:rsidR="005F717D" w:rsidDel="00F511C1">
          <w:t xml:space="preserve">dispersal capacity may facilitate range shifts </w:t>
        </w:r>
        <w:r w:rsidDel="00F511C1">
          <w:t xml:space="preserve">toward higher latitudes or elevations </w:t>
        </w:r>
        <w:r w:rsidR="005F717D" w:rsidDel="00F511C1">
          <w:t>in response to climate change.</w:t>
        </w:r>
        <w:r w:rsidR="00D11EF2" w:rsidDel="00F511C1">
          <w:t xml:space="preserve"> </w:t>
        </w:r>
        <w:r w:rsidR="005F717D" w:rsidDel="00F511C1">
          <w:t>Additionally, arboreal species can disperse across the vertical microhabitat gradient</w:t>
        </w:r>
        <w:r w:rsidR="00B02E35" w:rsidDel="00F511C1">
          <w:t>, which enables behavioral adaptation</w:t>
        </w:r>
        <w:r w:rsidR="005F717D" w:rsidDel="00F511C1">
          <w:t xml:space="preserve"> to extreme climate conditions</w:t>
        </w:r>
        <w:r w:rsidR="00E951A8" w:rsidDel="00F511C1">
          <w:t xml:space="preserve">. By moving toward the ground, arboreal species reduce their exposure to extreme hot and dry conditions that occur higher in </w:t>
        </w:r>
        <w:r w:rsidR="00E951A8" w:rsidDel="00F511C1">
          <w:lastRenderedPageBreak/>
          <w:t>the canopy</w:t>
        </w:r>
        <w:r w:rsidR="005F717D" w:rsidDel="00F511C1">
          <w:t xml:space="preserve"> </w:t>
        </w:r>
        <w:r w:rsidR="005F717D" w:rsidDel="00F511C1">
          <w:fldChar w:fldCharType="begin"/>
        </w:r>
        <w:r w:rsidR="005F717D" w:rsidDel="00F511C1">
          <w:instrText xml:space="preserve"> ADDIN ZOTERO_ITEM CSL_CITATION {"citationID":"RHzHcwuS","properties":{"formattedCitation":"(Basham and Scheffers 2020)","plainCitation":"(Basham and Scheffers 2020)","noteIndex":0},"citationItems":[{"id":3830,"uris":["http://zotero.org/users/3386743/items/7U9M44VJ"],"itemData":{"id":3830,"type":"article-journal","abstract":"Aim Tropical forests are vertically complex, and offer unique niche opportunities in the form of climate, habitat and resource gradients from ground to canopy. Rainforest species organize within this vertical spatial gradient and recent macroecological research suggests that the highest levels of vertical stratification occur in structurally complex and climatically stable tropical rainforests. However, although the classical view of the tropics is that of aseasonality, particularly in temperature, there is strong seasonality in rainfall. Thus, we predict considerable variation in vertical stratification in time, characterized by a seasonal restructuring of communities across vertical space. Location Sierra Llorona, Colón Province, Panama. Taxon Amphibians. Methods We performed 121 ground-to-canopy surveys across the wet and dry seasons for amphibians. Using a bootstrap simulation method we calculated species-specific and community-wide vertical height and abundance shifts between seasons. Separately, we tested the importance of vertical height and season on the vertical distribution of species using a redundancy analysis, and employed linear models to explore turnover in species composition across vertical height between seasons. Results Our results show a clear downward shift of 5 m in height in amphibian communities from the wet season to dry season. We also observe significant changes in species composition across vertical strata in both seasons, driven primarily by nestedness in the dry season (loss of species over height) and genuine turnover in the wet season (loss and addition of species over height). Main conclusions The exploitation of canopy microhabitats and resources in the wet season resulted in complex patterns of stratification, whereas drying flattened the distribution and simplified the composition of arboreal communities. As such, pattern and process in the vertical dimension is not static in time but rather exists as a dichotomy with inverse patterns between wet and dry seasons. Complex, multidimensional distributions of diverse rainforest communities can be simplified by climatic constraints – an important consideration as anthropogenic climate change increases the magnitude of seasonal swings in temperature and precipitation.","container-title":"Journal of Biogeography","DOI":"10.1111/jbi.13857","ISSN":"1365-2699","issue":"9","language":"en","page":"1888-1898","source":"Wiley Online Library","title":"Vertical stratification collapses under seasonal shifts in climate","volume":"47","author":[{"family":"Basham","given":"Edmund W."},{"family":"Scheffers","given":"Brett R."}],"issued":{"date-parts":[["2020"]]},"citation-key":"bashamVerticalStratificationCollapses2020"}}],"schema":"https://github.com/citation-style-language/schema/raw/master/csl-citation.json"} </w:instrText>
        </w:r>
        <w:r w:rsidR="005F717D" w:rsidDel="00F511C1">
          <w:fldChar w:fldCharType="separate"/>
        </w:r>
        <w:r w:rsidR="005F717D" w:rsidRPr="005F717D" w:rsidDel="00F511C1">
          <w:rPr>
            <w:rFonts w:ascii="Calibri" w:hAnsi="Calibri" w:cs="Calibri"/>
          </w:rPr>
          <w:t>(Basham and Scheffers 2020)</w:t>
        </w:r>
        <w:r w:rsidR="005F717D" w:rsidDel="00F511C1">
          <w:fldChar w:fldCharType="end"/>
        </w:r>
        <w:r w:rsidR="00B02E35" w:rsidDel="00F511C1">
          <w:t xml:space="preserve">. </w:t>
        </w:r>
        <w:r w:rsidR="00E951A8" w:rsidDel="00F511C1">
          <w:t>If arboreal species exhibit range shifts at a greater rate than terrestrial species, vertical dispersal, or local extirpation in the absence of physiological adaptations or dispersal, verticality of assemblages may decline, a process we hereafter term ‘terrestrialization’</w:t>
        </w:r>
        <w:del w:id="90" w:author="Soifer, Lydia G." w:date="2024-04-18T21:45:00Z">
          <w:r w:rsidR="00E951A8" w:rsidDel="00F511C1">
            <w:delText>.</w:delText>
          </w:r>
          <w:r w:rsidR="00E951A8" w:rsidRPr="00E951A8" w:rsidDel="00F511C1">
            <w:delText xml:space="preserve"> </w:delText>
          </w:r>
        </w:del>
      </w:moveFrom>
      <w:moveFromRangeEnd w:id="88"/>
      <w:del w:id="91" w:author="Soifer, Lydia G." w:date="2024-04-18T21:45:00Z">
        <w:r w:rsidR="00E951A8" w:rsidDel="00F511C1">
          <w:delText>Despite associations between climate, verticality, and species’ geographic ranges, patterns of verticality across large spatiotemporal extents and changes in verticality in response to climate change are largely unknown.</w:delText>
        </w:r>
        <w:r w:rsidR="00E951A8" w:rsidRPr="00E951A8" w:rsidDel="00F511C1">
          <w:delText xml:space="preserve"> </w:delText>
        </w:r>
      </w:del>
      <w:r w:rsidR="00E951A8">
        <w:t xml:space="preserve">Here, we evaluate </w:t>
      </w:r>
      <w:ins w:id="92" w:author="Soifer, Lydia G." w:date="2024-04-18T15:05:00Z">
        <w:r w:rsidR="008F785F">
          <w:t>1) global patterns of verticality</w:t>
        </w:r>
      </w:ins>
      <w:ins w:id="93" w:author="Soifer, Lydia G." w:date="2024-04-18T15:06:00Z">
        <w:r w:rsidR="008F785F">
          <w:t xml:space="preserve"> in vertebrate assemblages; 2) environmental factors influencing verticality; 3) climate change impacts on verticality. </w:t>
        </w:r>
      </w:ins>
      <w:r w:rsidR="00E951A8">
        <w:t xml:space="preserve">what environmental factors influence the verticality of vertebrate assemblages and </w:t>
      </w:r>
      <w:commentRangeStart w:id="94"/>
      <w:r w:rsidR="00E951A8">
        <w:t>predict how climate change may impact environmental conditions that have led to present day patterns of verticality globally</w:t>
      </w:r>
      <w:commentRangeEnd w:id="94"/>
      <w:r w:rsidR="00E951A8">
        <w:rPr>
          <w:rStyle w:val="CommentReference"/>
        </w:rPr>
        <w:commentReference w:id="94"/>
      </w:r>
      <w:r w:rsidR="00E951A8">
        <w:t>.</w:t>
      </w:r>
    </w:p>
    <w:p w14:paraId="5B899FDA" w14:textId="5E22BE09" w:rsidR="003B6CD0" w:rsidRDefault="00631452" w:rsidP="00140D07">
      <w:pPr>
        <w:spacing w:after="0" w:line="480" w:lineRule="auto"/>
        <w:ind w:firstLine="720"/>
      </w:pPr>
      <w:commentRangeStart w:id="95"/>
      <w:r>
        <w:t>W</w:t>
      </w:r>
      <w:r w:rsidR="003B6CD0">
        <w:t xml:space="preserve">e mapped species assemblages </w:t>
      </w:r>
      <w:commentRangeEnd w:id="95"/>
      <w:r w:rsidR="008F785F">
        <w:rPr>
          <w:rStyle w:val="CommentReference"/>
        </w:rPr>
        <w:commentReference w:id="95"/>
      </w:r>
      <w:r w:rsidR="003B6CD0">
        <w:t xml:space="preserve">for </w:t>
      </w:r>
      <w:commentRangeStart w:id="96"/>
      <w:r w:rsidR="003B6CD0">
        <w:t>birds, mammals, reptiles, and amphibians</w:t>
      </w:r>
      <w:r w:rsidR="00485D84">
        <w:t>,</w:t>
      </w:r>
      <w:r w:rsidR="003B6CD0">
        <w:t xml:space="preserve"> </w:t>
      </w:r>
      <w:commentRangeEnd w:id="96"/>
      <w:r w:rsidR="006639BA">
        <w:rPr>
          <w:rStyle w:val="CommentReference"/>
        </w:rPr>
        <w:commentReference w:id="96"/>
      </w:r>
      <w:r w:rsidR="003B6CD0">
        <w:t xml:space="preserve"> </w:t>
      </w:r>
      <w:r w:rsidR="00485D84">
        <w:t xml:space="preserve">which we defined as </w:t>
      </w:r>
      <w:r w:rsidR="003B6CD0">
        <w:t>species that co-occur within 111</w:t>
      </w:r>
      <w:r w:rsidR="00485D84">
        <w:t xml:space="preserve"> </w:t>
      </w:r>
      <w:r w:rsidR="003B6CD0">
        <w:t>km grid cells</w:t>
      </w:r>
      <w:r w:rsidR="006639BA">
        <w:t xml:space="preserve"> based </w:t>
      </w:r>
      <w:r w:rsidR="008E6470">
        <w:t xml:space="preserve">range maps from the IUCN, </w:t>
      </w:r>
      <w:proofErr w:type="spellStart"/>
      <w:r w:rsidR="008E6470">
        <w:t>BirdLife</w:t>
      </w:r>
      <w:proofErr w:type="spellEnd"/>
      <w:r w:rsidR="008E6470">
        <w:t xml:space="preserve"> International, and the Global Assessment of Reptile Distributions </w:t>
      </w:r>
      <w:r w:rsidR="008E6470">
        <w:fldChar w:fldCharType="begin"/>
      </w:r>
      <w:r w:rsidR="008E6470">
        <w:instrText xml:space="preserve"> ADDIN ZOTERO_ITEM CSL_CITATION {"citationID":"JaPK7SZL","properties":{"formattedCitation":"(Roll et al. 2017, BirdLife International and Handbook of the Birds of the World 2022, Caetano et al. 2022, IUCN 2023)","plainCitation":"(Roll et al. 2017, BirdLife International and Handbook of the Birds of the World 2022, Caetano et al. 2022, IUCN 2023)","noteIndex":0},"citationItems":[{"id":7324,"uris":["http://zotero.org/users/3386743/items/CVLLLUPU"],"itemData":{"id":7324,"type":"article-journal","abstract":"The distributions of amphibians, birds and mammals have underpinned global and local conservation priorities, and have been fundamental to our understanding of the determinants of global biodiversity. In contrast, the global distributions of reptiles, representing a third of terrestrial vertebrate diversity, have been unavailable. This prevented the incorporation of reptiles into conservation planning and biased our understanding of the underlying processes governing global vertebrate biodiversity. Here, we present and analyse the global distribution of 10,064 reptile species (99% of extant terrestrial species). We show that richness patterns of the other three tetrapod classes are good spatial surrogates for species richness of all reptiles combined and of snakes, but characterize diversity patterns of lizards and turtles poorly. Hotspots of total and endemic lizard richness overlap very little with those of other taxa. Moreover, existing protected areas, sites of biodiversity significance and global conservation schemes represent birds and mammals better than reptiles. We show that additional conservation actions are needed to effectively protect reptiles, particularly lizards and turtles. Adding reptile knowledge to a global complementarity conservation priority scheme identifies many locations that consequently become important. Notably, investing resources in some of the world’s arid, grassland and savannah habitats might be necessary to represent all terrestrial vertebrates efficiently.","container-title":"Nature Ecology &amp; Evolution","DOI":"10.1038/s41559-017-0332-2","ISSN":"2397-334X","issue":"11","journalAbbreviation":"Nat Ecol Evol","language":"en","license":"2017 The Author(s)","note":"publisher: Nature Publishing Group","page":"1677-1682","source":"www.nature.com","title":"The global distribution of tetrapods reveals a need for targeted reptile conservation","volume":"1","author":[{"family":"Roll","given":"Uri"},{"family":"Feldman","given":"Anat"},{"family":"Novosolov","given":"Maria"},{"family":"Allison","given":"Allen"},{"family":"Bauer","given":"Aaron M."},{"family":"Bernard","given":"Rodolphe"},{"family":"Böhm","given":"Monika"},{"family":"Castro-Herrera","given":"Fernando"},{"family":"Chirio","given":"Laurent"},{"family":"Collen","given":"Ben"},{"family":"Colli","given":"Guarino R."},{"family":"Dabool","given":"Lital"},{"family":"Das","given":"Indraneil"},{"family":"Doan","given":"Tiffany M."},{"family":"Grismer","given":"Lee L."},{"family":"Hoogmoed","given":"Marinus"},{"family":"Itescu","given":"Yuval"},{"family":"Kraus","given":"Fred"},{"family":"LeBreton","given":"Matthew"},{"family":"Lewin","given":"Amir"},{"family":"Martins","given":"Marcio"},{"family":"Maza","given":"Erez"},{"family":"Meirte","given":"Danny"},{"family":"Nagy","given":"Zoltán T."},{"family":"C. Nogueira","given":"Cristiano","non-dropping-particle":"de"},{"family":"Pauwels","given":"Olivier S. G."},{"family":"Pincheira-Donoso","given":"Daniel"},{"family":"Powney","given":"Gary D."},{"family":"Sindaco","given":"Roberto"},{"family":"Tallowin","given":"Oliver J. S."},{"family":"Torres-Carvajal","given":"Omar"},{"family":"Trape","given":"Jean-François"},{"family":"Vidan","given":"Enav"},{"family":"Uetz","given":"Peter"},{"family":"Wagner","given":"Philipp"},{"family":"Wang","given":"Yuezhao"},{"family":"Orme","given":"C. David L."},{"family":"Grenyer","given":"Richard"},{"family":"Meiri","given":"Shai"}],"issued":{"date-parts":[["2017",11]]},"citation-key":"rollGlobalDistributionTetrapods2017"}},{"id":7323,"uris":["http://zotero.org/users/3386743/items/8ZF9ZV9H"],"itemData":{"id":7323,"type":"dataset","title":"Bird species distribution maps of the world. Version 2022.2","URL":"http://datazone.birdlife.org/species/requestsdis","author":[{"family":"BirdLife International and Handbook of the Birds of the World","given":""}],"issued":{"date-parts":[["2022"]]},"citation-key":"birdlifeinternationalandhandbookofthebirdsoftheworldBirdSpeciesDistribution2022"}},{"id":7326,"uris":["http://zotero.org/users/3386743/items/2V8SL6LD"],"itemData":{"id":7326,"type":"article-journal","abstract":"The Red List of Threatened Species, published by the International Union for Conservation of Nature (IUCN), is a crucial tool for conservation decision-making. However, despite substantial effort, numerous species remain unassessed or have insufficient data available to be assigned a Red List extinction risk category. Moreover, the Red Listing process is subject to various sources of uncertainty and bias. The development of robust automated assessment methods could serve as an efficient and highly useful tool to accelerate the assessment process and offer provisional assessments. Here, we aimed to (1) present a machine learning–based automated extinction risk assessment method that can be used on less known species; (2) offer provisional assessments for all reptiles—the only major tetrapod group without a comprehensive Red List assessment; and (3) evaluate potential effects of human decision biases on the outcome of assessments. We use the method presented here to assess 4,369 reptile species that are currently unassessed or classified as Data Deficient by the IUCN. The models used in our predictions were 90% accurate in classifying species as threatened/nonthreatened, and 84% accurate in predicting specific extinction risk categories. Unassessed and Data Deficient reptiles were considerably more likely to be threatened than assessed species, adding to mounting evidence that these species warrant more conservation attention. The overall proportion of threatened species greatly increased when we included our provisional assessments. Assessor identities strongly affected prediction outcomes, suggesting that assessor effects need to be carefully considered in extinction risk assessments. Regions and taxa we identified as likely to be more threatened should be given increased attention in new assessments and conservation planning. Lastly, the method we present here can be easily implemented to help bridge the assessment gap for other less known taxa.","container-title":"PLOS Biology","DOI":"10.1371/journal.pbio.3001544","ISSN":"1545-7885","issue":"5","journalAbbreviation":"PLOS Biology","language":"en","note":"publisher: Public Library of Science","page":"e3001544","source":"PLoS Journals","title":"Automated assessment reveals that the extinction risk of reptiles is widely underestimated across space and phylogeny","volume":"20","author":[{"family":"Caetano","given":"Gabriel Henrique de Oliveira"},{"family":"Chapple","given":"David G."},{"family":"Grenyer","given":"Richard"},{"family":"Raz","given":"Tal"},{"family":"Rosenblatt","given":"Jonathan"},{"family":"Tingley","given":"Reid"},{"family":"Böhm","given":"Monika"},{"family":"Meiri","given":"Shai"},{"family":"Roll","given":"Uri"}],"issued":{"date-parts":[["2022",5,26]]},"citation-key":"caetanoAutomatedAssessmentReveals2022"}},{"id":7322,"uris":["http://zotero.org/users/3386743/items/UFT2UIXP"],"itemData":{"id":7322,"type":"dataset","title":"The IUCN red list of threatened species. Version 6.3","URL":"https://www.iucnredlist.org","author":[{"family":"IUCN","given":""}],"accessed":{"date-parts":[["2023",11,11]]},"issued":{"date-parts":[["2023"]]},"citation-key":"iucnIUCNRedList2023"}}],"schema":"https://github.com/citation-style-language/schema/raw/master/csl-citation.json"} </w:instrText>
      </w:r>
      <w:r w:rsidR="008E6470">
        <w:fldChar w:fldCharType="separate"/>
      </w:r>
      <w:r w:rsidR="008E6470" w:rsidRPr="008E6470">
        <w:rPr>
          <w:rFonts w:ascii="Calibri" w:hAnsi="Calibri" w:cs="Calibri"/>
        </w:rPr>
        <w:t>(Roll et al. 2017, BirdLife International and Handbook of the Birds of the World 2022, Caetano et al. 2022, IUCN 2023)</w:t>
      </w:r>
      <w:r w:rsidR="008E6470">
        <w:fldChar w:fldCharType="end"/>
      </w:r>
      <w:r w:rsidR="008E6470">
        <w:t xml:space="preserve">. </w:t>
      </w:r>
      <w:r w:rsidR="003B6CD0">
        <w:t xml:space="preserve">For each species, we assigned a verticality score between zero (fully fossorial) and one (fully arboreal) based on vertical strategies described in </w:t>
      </w:r>
      <w:proofErr w:type="spellStart"/>
      <w:r w:rsidR="003B6CD0">
        <w:t>TetrapodTraits</w:t>
      </w:r>
      <w:proofErr w:type="spellEnd"/>
      <w:r w:rsidR="003B6CD0">
        <w:t xml:space="preserve"> and </w:t>
      </w:r>
      <w:proofErr w:type="spellStart"/>
      <w:r w:rsidR="003B6CD0">
        <w:t>EltonTraits</w:t>
      </w:r>
      <w:proofErr w:type="spellEnd"/>
      <w:r w:rsidR="003B6CD0">
        <w:t xml:space="preserve"> databases.</w:t>
      </w:r>
      <w:r w:rsidR="006639BA">
        <w:t xml:space="preserve"> </w:t>
      </w:r>
      <w:r w:rsidR="003B6CD0">
        <w:t>We then calculated the mean verticality of each assemblage.</w:t>
      </w:r>
      <w:r w:rsidR="006639BA">
        <w:t xml:space="preserve"> To remove effects of the positive correlation between verticality and species richness, </w:t>
      </w:r>
      <w:r w:rsidR="003B6CD0">
        <w:t>we calculated the standardized effect size (SES) of mean verticality, using biogeographic realms to define species pools</w:t>
      </w:r>
      <w:r w:rsidR="00F10D96">
        <w:t xml:space="preserve"> </w:t>
      </w:r>
      <w:r w:rsidR="00F10D96">
        <w:fldChar w:fldCharType="begin"/>
      </w:r>
      <w:r w:rsidR="00F10D96">
        <w:instrText xml:space="preserve"> ADDIN ZOTERO_ITEM CSL_CITATION {"citationID":"LxYnKRVo","properties":{"formattedCitation":"(Oliveira and Scheffers 2019)","plainCitation":"(Oliveira and Scheffers 2019)","noteIndex":0},"citationItems":[{"id":3605,"uris":["http://zotero.org/users/3386743/items/94793BUI"],"itemData":{"id":3605,"type":"article-journal","container-title":"Ecography","DOI":"10.1111/ecog.03636","ISSN":"0906-7590,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R."}],"issued":{"date-parts":[["2019",2]]},"citation-key":"oliveiraVerticalStratificationInfluences2019"}}],"schema":"https://github.com/citation-style-language/schema/raw/master/csl-citation.json"} </w:instrText>
      </w:r>
      <w:r w:rsidR="00F10D96">
        <w:fldChar w:fldCharType="separate"/>
      </w:r>
      <w:r w:rsidR="00F10D96" w:rsidRPr="00F10D96">
        <w:rPr>
          <w:rFonts w:ascii="Calibri" w:hAnsi="Calibri" w:cs="Calibri"/>
        </w:rPr>
        <w:t>(Oliveira and Scheffers 2019)</w:t>
      </w:r>
      <w:r w:rsidR="00F10D96">
        <w:fldChar w:fldCharType="end"/>
      </w:r>
      <w:r w:rsidR="003B6CD0">
        <w:t>.</w:t>
      </w:r>
      <w:r w:rsidR="006639BA">
        <w:t xml:space="preserve"> </w:t>
      </w:r>
      <w:r w:rsidR="003B6CD0">
        <w:t xml:space="preserve">We then used spatial autoregressive (SAR) models with </w:t>
      </w:r>
      <w:proofErr w:type="gramStart"/>
      <w:r w:rsidR="003B6CD0">
        <w:t>a spatial</w:t>
      </w:r>
      <w:proofErr w:type="gramEnd"/>
      <w:r w:rsidR="003B6CD0">
        <w:t xml:space="preserve"> error term to evaluate the impacts of climatic, topographic, and vegetative variables on assemblage verticality</w:t>
      </w:r>
      <w:r w:rsidR="006639BA">
        <w:t xml:space="preserve">. </w:t>
      </w:r>
      <w:r w:rsidR="00C05A0A">
        <w:t>Using models trained on historic climate data</w:t>
      </w:r>
      <w:r w:rsidR="00F10D96">
        <w:t xml:space="preserve"> for the period 1981-2010</w:t>
      </w:r>
      <w:r w:rsidR="00C05A0A">
        <w:t>, we predicted verticality</w:t>
      </w:r>
      <w:r w:rsidR="00F10D96">
        <w:t xml:space="preserve"> for the </w:t>
      </w:r>
      <w:proofErr w:type="gramStart"/>
      <w:r w:rsidR="00F10D96">
        <w:t>time period</w:t>
      </w:r>
      <w:proofErr w:type="gramEnd"/>
      <w:r w:rsidR="00F10D96">
        <w:t xml:space="preserve"> 2071-2100</w:t>
      </w:r>
      <w:r w:rsidR="00C05A0A">
        <w:t xml:space="preserve"> using future climate scenario SSP</w:t>
      </w:r>
      <w:r w:rsidR="00F10D96">
        <w:t>585, which represents the upper boundary of predicted warming under a scenario of fossil-fueled development.</w:t>
      </w:r>
      <w:r w:rsidR="00C05A0A">
        <w:t xml:space="preserve"> Though climate change will impact vegetation structure, we were unable to incorporate predictions of </w:t>
      </w:r>
      <w:r w:rsidR="00C05A0A">
        <w:lastRenderedPageBreak/>
        <w:t xml:space="preserve">future vegetation into the models due to a lack of global </w:t>
      </w:r>
      <w:r w:rsidR="00334AC5">
        <w:t xml:space="preserve">future </w:t>
      </w:r>
      <w:r w:rsidR="00C05A0A">
        <w:t>predictions of vegetation height and density.</w:t>
      </w:r>
    </w:p>
    <w:p w14:paraId="2E64D973" w14:textId="43E88DC7" w:rsidR="00EA3BF2" w:rsidRDefault="00EA3BF2" w:rsidP="00140D07">
      <w:pPr>
        <w:pStyle w:val="Heading1"/>
        <w:spacing w:after="0" w:line="480" w:lineRule="auto"/>
      </w:pPr>
      <w:commentRangeStart w:id="97"/>
      <w:r>
        <w:t xml:space="preserve">Global patterns of </w:t>
      </w:r>
      <w:commentRangeEnd w:id="97"/>
      <w:r w:rsidR="004E7D56">
        <w:rPr>
          <w:rStyle w:val="CommentReference"/>
          <w:rFonts w:asciiTheme="minorHAnsi" w:eastAsiaTheme="minorHAnsi" w:hAnsiTheme="minorHAnsi" w:cstheme="minorBidi"/>
          <w:b w:val="0"/>
        </w:rPr>
        <w:commentReference w:id="97"/>
      </w:r>
      <w:del w:id="98" w:author="Soifer, Lydia G." w:date="2024-04-18T15:10:00Z">
        <w:r w:rsidDel="004627E5">
          <w:delText>vertical stratification</w:delText>
        </w:r>
      </w:del>
      <w:ins w:id="99" w:author="Soifer, Lydia G." w:date="2024-04-18T15:10:00Z">
        <w:r w:rsidR="004627E5">
          <w:t>verticality</w:t>
        </w:r>
      </w:ins>
    </w:p>
    <w:p w14:paraId="2D21FE3A" w14:textId="036868E9" w:rsidR="006965D8" w:rsidRDefault="00895D9B" w:rsidP="00140D07">
      <w:pPr>
        <w:spacing w:after="0" w:line="480" w:lineRule="auto"/>
        <w:ind w:firstLine="720"/>
        <w:rPr>
          <w:ins w:id="100" w:author="Soifer, Lydia G." w:date="2024-04-18T22:45:00Z"/>
        </w:rPr>
      </w:pPr>
      <w:r>
        <w:t xml:space="preserve">Across vertebrate classes, there was a latitudinal gradient in assemblage verticality characterized by higher verticality </w:t>
      </w:r>
      <w:r w:rsidR="00E8586C">
        <w:t xml:space="preserve">than expected by chance </w:t>
      </w:r>
      <w:r>
        <w:t>in tropical regions</w:t>
      </w:r>
      <w:r w:rsidR="00C203B9">
        <w:t xml:space="preserve"> (</w:t>
      </w:r>
      <w:r w:rsidR="00345172">
        <w:fldChar w:fldCharType="begin"/>
      </w:r>
      <w:r w:rsidR="00345172">
        <w:instrText xml:space="preserve"> REF _Ref163989609 \h </w:instrText>
      </w:r>
      <w:r w:rsidR="00140D07">
        <w:instrText xml:space="preserve"> \* MERGEFORMAT </w:instrText>
      </w:r>
      <w:r w:rsidR="00345172">
        <w:fldChar w:fldCharType="separate"/>
      </w:r>
      <w:r w:rsidR="00345172">
        <w:t xml:space="preserve">Figure </w:t>
      </w:r>
      <w:r w:rsidR="00345172">
        <w:rPr>
          <w:noProof/>
        </w:rPr>
        <w:t>1</w:t>
      </w:r>
      <w:r w:rsidR="00345172">
        <w:fldChar w:fldCharType="end"/>
      </w:r>
      <w:r w:rsidR="00C203B9">
        <w:t>)</w:t>
      </w:r>
      <w:r>
        <w:t>.</w:t>
      </w:r>
      <w:r w:rsidR="00E8586C" w:rsidRPr="00E8586C">
        <w:t xml:space="preserve"> </w:t>
      </w:r>
      <w:r w:rsidR="00E8586C">
        <w:t>The latitudinal gradient in assemblage verticality remained apparent when only forested biomes were considered, indicating that lack of arboreality in temperate regions is not caused by lack of vegetation to support arboreal lifestyles</w:t>
      </w:r>
      <w:r w:rsidR="00806783">
        <w:t xml:space="preserve"> (</w:t>
      </w:r>
      <w:r w:rsidR="00345172">
        <w:fldChar w:fldCharType="begin"/>
      </w:r>
      <w:r w:rsidR="00345172">
        <w:instrText xml:space="preserve"> REF _Ref163989623 \h </w:instrText>
      </w:r>
      <w:r w:rsidR="00140D07">
        <w:instrText xml:space="preserve"> \* MERGEFORMAT </w:instrText>
      </w:r>
      <w:r w:rsidR="00345172">
        <w:fldChar w:fldCharType="separate"/>
      </w:r>
      <w:r w:rsidR="00345172">
        <w:t xml:space="preserve">Fig. S </w:t>
      </w:r>
      <w:r w:rsidR="00345172">
        <w:rPr>
          <w:noProof/>
        </w:rPr>
        <w:t>1</w:t>
      </w:r>
      <w:r w:rsidR="00345172">
        <w:fldChar w:fldCharType="end"/>
      </w:r>
      <w:r w:rsidR="00806783">
        <w:t>)</w:t>
      </w:r>
      <w:r w:rsidR="00E8586C">
        <w:t>.</w:t>
      </w:r>
    </w:p>
    <w:p w14:paraId="1AA40B26" w14:textId="1937FE3D" w:rsidR="00643450" w:rsidRDefault="00643450" w:rsidP="00643450">
      <w:pPr>
        <w:pStyle w:val="ListParagraph"/>
        <w:numPr>
          <w:ilvl w:val="0"/>
          <w:numId w:val="19"/>
        </w:numPr>
        <w:spacing w:after="0" w:line="480" w:lineRule="auto"/>
        <w:pPrChange w:id="101" w:author="Soifer, Lydia G." w:date="2024-04-18T22:45:00Z">
          <w:pPr>
            <w:spacing w:after="0" w:line="480" w:lineRule="auto"/>
            <w:ind w:firstLine="720"/>
          </w:pPr>
        </w:pPrChange>
      </w:pPr>
      <w:ins w:id="102" w:author="Soifer, Lydia G." w:date="2024-04-18T22:46:00Z">
        <w:r>
          <w:t>“The tropical bird species diversity is much greater than the temperate one for habitats of comparable profile” (MacArthur and MacArthur 1961)</w:t>
        </w:r>
      </w:ins>
    </w:p>
    <w:p w14:paraId="2692C349" w14:textId="5D0D676A" w:rsidR="004627E5" w:rsidRPr="004627E5" w:rsidRDefault="004627E5" w:rsidP="004627E5">
      <w:pPr>
        <w:spacing w:after="0" w:line="480" w:lineRule="auto"/>
        <w:rPr>
          <w:ins w:id="103" w:author="Soifer, Lydia G." w:date="2024-04-18T15:09:00Z"/>
          <w:b/>
          <w:bCs/>
          <w:rPrChange w:id="104" w:author="Soifer, Lydia G." w:date="2024-04-18T15:09:00Z">
            <w:rPr>
              <w:ins w:id="105" w:author="Soifer, Lydia G." w:date="2024-04-18T15:09:00Z"/>
            </w:rPr>
          </w:rPrChange>
        </w:rPr>
        <w:pPrChange w:id="106" w:author="Soifer, Lydia G." w:date="2024-04-18T15:09:00Z">
          <w:pPr>
            <w:spacing w:after="0" w:line="480" w:lineRule="auto"/>
            <w:ind w:firstLine="720"/>
          </w:pPr>
        </w:pPrChange>
      </w:pPr>
      <w:ins w:id="107" w:author="Soifer, Lydia G." w:date="2024-04-18T15:10:00Z">
        <w:r>
          <w:rPr>
            <w:b/>
            <w:bCs/>
          </w:rPr>
          <w:t>Environmental drivers of verticality</w:t>
        </w:r>
      </w:ins>
    </w:p>
    <w:p w14:paraId="7262B6F1" w14:textId="38802185" w:rsidR="009C68D4" w:rsidRDefault="009C68D4" w:rsidP="00140D07">
      <w:pPr>
        <w:spacing w:after="0" w:line="480" w:lineRule="auto"/>
        <w:ind w:firstLine="720"/>
      </w:pPr>
      <w:r>
        <w:t>Precipitation</w:t>
      </w:r>
      <w:r w:rsidR="00F1748A">
        <w:t>, climatic stability</w:t>
      </w:r>
      <w:r w:rsidR="009446DB">
        <w:t xml:space="preserve">, </w:t>
      </w:r>
      <w:r>
        <w:t xml:space="preserve">temperature, </w:t>
      </w:r>
      <w:r w:rsidR="009446DB">
        <w:t>and vegetative complexity</w:t>
      </w:r>
      <w:r w:rsidR="00F1748A">
        <w:t xml:space="preserve"> impact</w:t>
      </w:r>
      <w:r w:rsidR="009446DB">
        <w:t>ed</w:t>
      </w:r>
      <w:r w:rsidR="00F1748A">
        <w:t xml:space="preserve"> verticality</w:t>
      </w:r>
      <w:r w:rsidR="009446DB">
        <w:t>, though the direction of impacts differed across vertebrate classes for some variables</w:t>
      </w:r>
      <w:r w:rsidR="00313707">
        <w:t xml:space="preserve"> (</w:t>
      </w:r>
      <w:r w:rsidR="00313707">
        <w:fldChar w:fldCharType="begin"/>
      </w:r>
      <w:r w:rsidR="00313707">
        <w:instrText xml:space="preserve"> REF _Ref163990297 \h </w:instrText>
      </w:r>
      <w:r w:rsidR="00140D07">
        <w:instrText xml:space="preserve"> \* MERGEFORMAT </w:instrText>
      </w:r>
      <w:r w:rsidR="00313707">
        <w:fldChar w:fldCharType="separate"/>
      </w:r>
      <w:r w:rsidR="00313707">
        <w:t xml:space="preserve">Figure </w:t>
      </w:r>
      <w:r w:rsidR="00313707">
        <w:rPr>
          <w:noProof/>
        </w:rPr>
        <w:t>2</w:t>
      </w:r>
      <w:r w:rsidR="00313707">
        <w:fldChar w:fldCharType="end"/>
      </w:r>
      <w:r w:rsidR="00313707">
        <w:t>)</w:t>
      </w:r>
      <w:r w:rsidR="009446DB">
        <w:t>.</w:t>
      </w:r>
      <w:r w:rsidR="00481B5F">
        <w:t xml:space="preserve"> </w:t>
      </w:r>
      <w:commentRangeStart w:id="108"/>
      <w:r w:rsidR="00F1748A">
        <w:t>Across all vertebrate classes</w:t>
      </w:r>
      <w:commentRangeEnd w:id="108"/>
      <w:r w:rsidR="0098290E">
        <w:rPr>
          <w:rStyle w:val="CommentReference"/>
        </w:rPr>
        <w:commentReference w:id="108"/>
      </w:r>
      <w:r w:rsidR="00F1748A">
        <w:t>, verticality was positively impacted by precipitation during the dry season and negatively impacted by precipitation seasonalit</w:t>
      </w:r>
      <w:r w:rsidR="0030025B">
        <w:t>y</w:t>
      </w:r>
      <w:r w:rsidR="00481B5F">
        <w:t xml:space="preserve">. </w:t>
      </w:r>
      <w:r w:rsidR="00334AC5">
        <w:t>Water availability thus facilitates the occurrence of arboreal life strategies.</w:t>
      </w:r>
      <w:r w:rsidR="00C66935">
        <w:t xml:space="preserve"> </w:t>
      </w:r>
      <w:r w:rsidR="00334AC5">
        <w:t xml:space="preserve">In addition to reducing physiological stress, consistent moisture input from rain or cloud mist </w:t>
      </w:r>
      <w:r w:rsidR="00070C3D">
        <w:t>provides</w:t>
      </w:r>
      <w:r w:rsidR="00F20D93">
        <w:t xml:space="preserve"> suitable conditions for</w:t>
      </w:r>
      <w:r w:rsidR="00334AC5">
        <w:t xml:space="preserve"> high epiphyte abundance</w:t>
      </w:r>
      <w:r w:rsidR="00F20D93">
        <w:t xml:space="preserve"> (cite)</w:t>
      </w:r>
      <w:r w:rsidR="00334AC5">
        <w:t xml:space="preserve">, increasing niche diversity and resource availability in the canopy (cite). </w:t>
      </w:r>
      <w:r>
        <w:t xml:space="preserve">For example, cloud mist increases the consistency of water input to the canopy </w:t>
      </w:r>
      <w:r w:rsidR="00143EDA">
        <w:t xml:space="preserve">at high elevations </w:t>
      </w:r>
      <w:r>
        <w:t>(cite). High epiphyte abundance in these regions may increase resource availability in the canopy, thus favoring arboreality, as shown for birds.</w:t>
      </w:r>
      <w:r w:rsidR="00C66935">
        <w:t xml:space="preserve"> </w:t>
      </w:r>
      <w:r>
        <w:t xml:space="preserve">While positive impacts of elevation were not apparent for other taxa, </w:t>
      </w:r>
      <w:r w:rsidR="00143EDA">
        <w:t xml:space="preserve">increased density of understory vegetation at higher elevations </w:t>
      </w:r>
      <w:r>
        <w:t>may contribute to this result</w:t>
      </w:r>
      <w:r w:rsidRPr="009C68D4">
        <w:t xml:space="preserve"> </w:t>
      </w:r>
      <w:r>
        <w:fldChar w:fldCharType="begin"/>
      </w:r>
      <w:r>
        <w:instrText xml:space="preserve"> ADDIN ZOTERO_ITEM CSL_CITATION {"citationID":"RwD7wL6l","properties":{"formattedCitation":"(Basham et al. 2023)","plainCitation":"(Basham et al. 2023)","noteIndex":0},"citationItems":[{"id":4461,"uris":["http://zotero.org/users/3386743/items/BFUBAUBV"],"itemData":{"id":4461,"type":"article-journal","container-title":"Biological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instrText>
      </w:r>
      <w:r>
        <w:fldChar w:fldCharType="separate"/>
      </w:r>
      <w:r w:rsidRPr="0095014E">
        <w:rPr>
          <w:rFonts w:ascii="Calibri" w:hAnsi="Calibri" w:cs="Calibri"/>
        </w:rPr>
        <w:t>(Basham et al. 2023)</w:t>
      </w:r>
      <w:r>
        <w:fldChar w:fldCharType="end"/>
      </w:r>
      <w:r>
        <w:t>.</w:t>
      </w:r>
      <w:r w:rsidR="0037196D">
        <w:t xml:space="preserve"> </w:t>
      </w:r>
      <w:r>
        <w:t xml:space="preserve">In regions that receive less rain or longer </w:t>
      </w:r>
      <w:r>
        <w:lastRenderedPageBreak/>
        <w:t xml:space="preserve">dry seasons, </w:t>
      </w:r>
      <w:r w:rsidR="00143EDA">
        <w:t>the ephemeral availability of water in the canopy</w:t>
      </w:r>
      <w:r>
        <w:t xml:space="preserve"> limits the viability of arboreal life strategies.</w:t>
      </w:r>
    </w:p>
    <w:p w14:paraId="2DCB7131" w14:textId="1906EB57" w:rsidR="00A83BD1" w:rsidRDefault="00F1748A" w:rsidP="00D04941">
      <w:pPr>
        <w:spacing w:after="0" w:line="480" w:lineRule="auto"/>
        <w:ind w:firstLine="720"/>
      </w:pPr>
      <w:r>
        <w:t>Impacts of temperature</w:t>
      </w:r>
      <w:r w:rsidR="000001EE">
        <w:t xml:space="preserve"> on verticality</w:t>
      </w:r>
      <w:r>
        <w:t xml:space="preserve"> varied </w:t>
      </w:r>
      <w:r w:rsidR="000001EE">
        <w:t>among</w:t>
      </w:r>
      <w:r>
        <w:t xml:space="preserve"> vertebrate class</w:t>
      </w:r>
      <w:r w:rsidR="000001EE">
        <w:t>es</w:t>
      </w:r>
      <w:r>
        <w:t>.</w:t>
      </w:r>
      <w:r w:rsidR="0030025B">
        <w:t xml:space="preserve"> </w:t>
      </w:r>
      <w:r w:rsidR="0098290E">
        <w:t>Increasing minimum temperatures of the coldest quarter were associated with higher verticality for mammals and reptiles</w:t>
      </w:r>
      <w:r w:rsidR="00F3012E">
        <w:t xml:space="preserve"> (</w:t>
      </w:r>
      <w:r w:rsidR="00F3012E">
        <w:fldChar w:fldCharType="begin"/>
      </w:r>
      <w:r w:rsidR="00F3012E">
        <w:instrText xml:space="preserve"> REF _Ref163990297 \h </w:instrText>
      </w:r>
      <w:r w:rsidR="00140D07">
        <w:instrText xml:space="preserve"> \* MERGEFORMAT </w:instrText>
      </w:r>
      <w:r w:rsidR="00F3012E">
        <w:fldChar w:fldCharType="separate"/>
      </w:r>
      <w:r w:rsidR="00F3012E">
        <w:t xml:space="preserve">Figure </w:t>
      </w:r>
      <w:r w:rsidR="00F3012E">
        <w:rPr>
          <w:noProof/>
        </w:rPr>
        <w:t>2</w:t>
      </w:r>
      <w:r w:rsidR="00F3012E">
        <w:fldChar w:fldCharType="end"/>
      </w:r>
      <w:r w:rsidR="00F3012E">
        <w:t>)</w:t>
      </w:r>
      <w:r w:rsidR="0098290E">
        <w:t xml:space="preserve">. </w:t>
      </w:r>
      <w:r w:rsidR="00934C5F">
        <w:t xml:space="preserve">Minimum cold temperatures could thus pose a poleward limit on geographic distributions of mammals and reptiles. Though the SES of amphibian verticality was not significantly associated with minimum temperature, mean verticality exhibited positive responses. </w:t>
      </w:r>
      <w:r w:rsidR="00665355">
        <w:t>Maximum temperatures in the warmest quarter had opposing effects on endotherms and ectotherms. High maximum temperatures positively impacted bird verticality and did not significantly impact mammal verticality.</w:t>
      </w:r>
      <w:r w:rsidR="00E47B87">
        <w:t xml:space="preserve"> </w:t>
      </w:r>
      <w:r w:rsidR="00665355">
        <w:t>In contrast, maximum temperatures negatively impacted reptile and amphibian</w:t>
      </w:r>
      <w:r w:rsidR="00E47B87">
        <w:t xml:space="preserve"> verticality</w:t>
      </w:r>
      <w:r w:rsidR="00665355">
        <w:t>.</w:t>
      </w:r>
      <w:r w:rsidR="00A3505E">
        <w:t xml:space="preserve"> Though arboreal habitats can exhibit </w:t>
      </w:r>
      <w:r w:rsidR="008C5FAC">
        <w:t>average temperatures over 2</w:t>
      </w:r>
      <w:r w:rsidR="008C5FAC">
        <w:rPr>
          <w:rFonts w:ascii="Times New Roman" w:hAnsi="Times New Roman" w:cs="Times New Roman"/>
        </w:rPr>
        <w:t>℃</w:t>
      </w:r>
      <w:r w:rsidR="008C5FAC">
        <w:t xml:space="preserve"> higher</w:t>
      </w:r>
      <w:r w:rsidR="00A3505E">
        <w:t xml:space="preserve"> than terrestrial habitats</w:t>
      </w:r>
      <w:r w:rsidR="008C5FAC">
        <w:t xml:space="preserve"> </w:t>
      </w:r>
      <w:r w:rsidR="008C5FAC">
        <w:fldChar w:fldCharType="begin"/>
      </w:r>
      <w:r w:rsidR="008C5FAC">
        <w:instrText xml:space="preserve"> ADDIN ZOTERO_ITEM CSL_CITATION {"citationID":"zLn42FD2","properties":{"formattedCitation":"(Scheffers et al. 2013)","plainCitation":"(Scheffers et al. 2013)","noteIndex":0},"citationItems":[{"id":3247,"uris":["http://zotero.org/users/3386743/items/P3HR347U"],"itemData":{"id":3247,"type":"article-journal","abstract":"Biodiversity is spatially organized by climatic gradients across elevation and latitude. But do other gradients exist that might drive biogeographic patterns? Here, we show that rainforest's vertical strata provide climatic gradients much steeper than those offered by elevation and latitude, and biodiversity of arboreal species is organized along this gradient. In Philippine and Singaporean rainforests, we demonstrate that rainforest frogs tend to shift up in the rainforest strata as altitude increases. Moreover, a Philippine-wide dataset of frog distributions shows that frog assemblages become increasingly arboreal at higher elevations. Thus, increased arboreality with elevation at broad biogeographic scales mirrors patterns we observed at local scales. Our proposed ‘arboreality hypothesis’ suggests that the ability to exploit arboreal habitats confers the potential for larger geographical distributions because species can shift their location in the rainforest strata to compensate for shifts in temperature associated with elevation and latitude. This novel finding may help explain patterns of species richness and abundance wherever vegetation produces a vertical microclimatic gradient. Our results further suggest that global warming will ‘flatten’ the biodiversity in rainforests by pushing arboreal species towards the cooler and wetter ground. This ‘flattening’ could potentially have serious impacts on forest functioning and species survival.","container-title":"Proceedings of the Royal Society B: Biological Sciences","DOI":"10.1098/rspb.2013.1581","ISSN":"0962-8452, 1471-2954","journalAbbreviation":"Proc. R. Soc. B.","language":"en","page":"20131581","source":"DOI.org (Crossref)","title":"Increasing arboreality with altitude: a novel biogeographic dimension","title-short":"Increasing arboreality with altitude","volume":"280","author":[{"family":"Scheffers","given":"Brett R"},{"family":"Phillips","given":"Ben L."},{"family":"Laurance","given":"William F."},{"family":"Sodhi","given":"Navjot S."},{"family":"Diesmos","given":"Arvin"},{"family":"Williams","given":"Stephen E."}],"issued":{"date-parts":[["2013",11,7]]},"citation-key":"scheffersIncreasingArborealityAltitude2013"}}],"schema":"https://github.com/citation-style-language/schema/raw/master/csl-citation.json"} </w:instrText>
      </w:r>
      <w:r w:rsidR="008C5FAC">
        <w:fldChar w:fldCharType="separate"/>
      </w:r>
      <w:r w:rsidR="008C5FAC" w:rsidRPr="008C5FAC">
        <w:rPr>
          <w:rFonts w:ascii="Calibri" w:hAnsi="Calibri" w:cs="Calibri"/>
        </w:rPr>
        <w:t>(Scheffers et al. 2013)</w:t>
      </w:r>
      <w:r w:rsidR="008C5FAC">
        <w:fldChar w:fldCharType="end"/>
      </w:r>
      <w:r w:rsidR="00A3505E">
        <w:t xml:space="preserve">, critical thermal maxima of arboreal species </w:t>
      </w:r>
      <w:r w:rsidR="00061C7A">
        <w:t xml:space="preserve">may not substantially exceed </w:t>
      </w:r>
      <w:r w:rsidR="00A3505E">
        <w:t xml:space="preserve">that of terrestrial species </w:t>
      </w:r>
      <w:commentRangeStart w:id="109"/>
      <w:r w:rsidR="00A3505E">
        <w:fldChar w:fldCharType="begin"/>
      </w:r>
      <w:r w:rsidR="00A3505E">
        <w:instrText xml:space="preserve"> ADDIN ZOTERO_ITEM CSL_CITATION {"citationID":"kD4sUyrr","properties":{"formattedCitation":"(Carilo Filho et al. 2021)","plainCitation":"(Carilo Filho et al. 2021)","noteIndex":0},"citationItems":[{"id":7307,"uris":["http://zotero.org/users/3386743/items/NMSIGDZV"],"itemData":{"id":7307,"type":"article-journal","abstract":"In the Brazilian Atlantic Rainforest (AF), amphibians (625 species) face habitat degradation leading to stressful thermal conditions that constrain animal activity (e.g., foraging and reproduction). Data on thermal ecology for these species are still scarce. We tested the hypothesis that environmental occupation affects the thermal tolerance of amphibian species more than their phylogenetic relationships. We evaluated patterns of thermal tolerance of 47 amphibian species by assessing critical thermal maxima and warming tolerances, relating these variables with ecological covariates (e.g., adult macro- and microhabitat and site of larval development). We used mean and maximum environmental temperature, ecological covariates, and morphological measurements in the phylogenetic generalized least squares model selection to evaluate which traits better predict thermal tolerance. We did not recover phylogenetic signal under a Brownian model; our results point to a strong association between critical thermal maxima and habitat and development site. Forest species were less tolerant to warm temperatures than open area or generalist species. Species with larvae that develop in lentic environment were more tolerant than those in lotic ones. Thus, species inhabiting forest microclimates are more vulnerable to the synergistic effect of habitat loss and climate change. We use radar charts as a quick evaluation tool for thermal risk diagnoses using aspects of natural history as axes.","container-title":"Ecology and Evolution","DOI":"10.1002/ece3.7961","ISSN":"2045-7758","issue":"23","language":"en","license":"© 2021 The Authors. Ecology and Evolution published by John Wiley &amp; Sons Ltd.","note":"_eprint: https://onlinelibrary.wiley.com/doi/pdf/10.1002/ece3.7961","page":"16462-16472","source":"Wiley Online Library","title":"Natural history predicts patterns of thermal vulnerability in amphibians from the Atlantic Rainforest of Brazil","volume":"11","author":[{"family":"Carilo Filho","given":"Leildo M."},{"family":"Carvalho","given":"Bruno T.","non-dropping-particle":"de"},{"family":"Azevedo","given":"Bruna K. A."},{"family":"Gutiérrez-Pesquera","given":"Luis M."},{"family":"Mira-Mendes","given":"Caio V."},{"family":"Solé","given":"Mirco"},{"family":"Orrico","given":"Victor G. D."}],"issued":{"date-parts":[["2021"]]},"citation-key":"carilofilhoNaturalHistoryPredicts2021"}}],"schema":"https://github.com/citation-style-language/schema/raw/master/csl-citation.json"} </w:instrText>
      </w:r>
      <w:r w:rsidR="00A3505E">
        <w:fldChar w:fldCharType="separate"/>
      </w:r>
      <w:r w:rsidR="00A3505E" w:rsidRPr="00A3505E">
        <w:rPr>
          <w:rFonts w:ascii="Calibri" w:hAnsi="Calibri" w:cs="Calibri"/>
        </w:rPr>
        <w:t>(Carilo Filho et al. 2021)</w:t>
      </w:r>
      <w:r w:rsidR="00A3505E">
        <w:fldChar w:fldCharType="end"/>
      </w:r>
      <w:r w:rsidR="00A3505E">
        <w:t>.</w:t>
      </w:r>
      <w:commentRangeEnd w:id="109"/>
      <w:r w:rsidR="00061C7A">
        <w:rPr>
          <w:rStyle w:val="CommentReference"/>
        </w:rPr>
        <w:commentReference w:id="109"/>
      </w:r>
      <w:r w:rsidR="00A3505E">
        <w:t xml:space="preserve"> </w:t>
      </w:r>
      <w:r w:rsidR="00F20D93">
        <w:t>High temperatures simultaneously exacerbate negative impacts of low water availability in the canopy, possibly limiting arboreality.</w:t>
      </w:r>
    </w:p>
    <w:p w14:paraId="6F0B3CA4" w14:textId="54133327" w:rsidR="000E6707" w:rsidRDefault="00A83BD1" w:rsidP="00140D07">
      <w:pPr>
        <w:spacing w:after="0" w:line="480" w:lineRule="auto"/>
        <w:ind w:firstLine="720"/>
      </w:pPr>
      <w:r>
        <w:t xml:space="preserve">Climate velocity </w:t>
      </w:r>
      <w:r w:rsidR="00F3012E">
        <w:t xml:space="preserve">represents climate instability across geographic timescales and </w:t>
      </w:r>
      <w:r>
        <w:t>negatively impacted verticality for all classes</w:t>
      </w:r>
      <w:r w:rsidR="00AA6564">
        <w:t xml:space="preserve"> (</w:t>
      </w:r>
      <w:r w:rsidR="00AA6564">
        <w:fldChar w:fldCharType="begin"/>
      </w:r>
      <w:r w:rsidR="00AA6564">
        <w:instrText xml:space="preserve"> REF _Ref163990297 \h </w:instrText>
      </w:r>
      <w:r w:rsidR="00140D07">
        <w:instrText xml:space="preserve"> \* MERGEFORMAT </w:instrText>
      </w:r>
      <w:r w:rsidR="00AA6564">
        <w:fldChar w:fldCharType="separate"/>
      </w:r>
      <w:r w:rsidR="00AA6564">
        <w:t xml:space="preserve">Figure </w:t>
      </w:r>
      <w:r w:rsidR="00AA6564">
        <w:rPr>
          <w:noProof/>
        </w:rPr>
        <w:t>2</w:t>
      </w:r>
      <w:r w:rsidR="00AA6564">
        <w:fldChar w:fldCharType="end"/>
      </w:r>
      <w:r w:rsidR="00AA6564">
        <w:t>)</w:t>
      </w:r>
      <w:r w:rsidR="003830CD">
        <w:t>. C</w:t>
      </w:r>
      <w:r w:rsidR="005C3E66">
        <w:t xml:space="preserve">limate stability increases speciation rates and decreases extinction rates </w:t>
      </w:r>
      <w:r w:rsidR="005C3E66">
        <w:fldChar w:fldCharType="begin"/>
      </w:r>
      <w:r w:rsidR="005C3E66">
        <w:instrText xml:space="preserve"> ADDIN ZOTERO_ITEM CSL_CITATION {"citationID":"WaKOqs3U","properties":{"formattedCitation":"(Colville et al. 2020)","plainCitation":"(Colville et al. 2020)","noteIndex":0},"citationItems":[{"id":7310,"uris":["http://zotero.org/users/3386743/items/LBGL5TP2"],"itemData":{"id":7310,"type":"article-journal","abstract":"Research on global patterns of diversity has been dominated by studies seeking explanations for the equator-to-poles decline in richness of most groups of organisms, namely the latitudinal diversity gradient. A problem with this gradient is that it conflates two key explanations, namely biome stability (age and area) and productivity (ecological opportunity). Investigating longitudinal gradients in diversity can overcome this problem. Here we investigate a longitudinal gradient in plant diversity in the megadiverse Cape Floristic Region (CFR). We test predictions of the age and area and ecological opportunity hypotheses using metrics for both taxonomic and phylogenetic diversity and turnover. Our plant dataset includes modeled occurrences for 4,813 species and dated molecular phylogenies for 21 clades endemic to the CFR. Climate and biome stability were quantified over the past 140,000 y for testing the age and area hypothesis, and measures of topographic diversity, rainfall seasonality, and productivity were used to test the ecological opportunity hypothesis. Results from our spatial regression models showed biome stability, rainfall seasonality, and topographic heterogeneity were the strongest predictors of taxonomic diversity. Biome stability alone was the strongest predictor of all diversity metrics, and productivity played only a marginal role. We argue that age and area in conjunction with non–productivity-based measures of ecological opportunity explain the CFR’s longitudinal diversity gradient. We suggest that this model may possibly be a general explanation for global diversity patterns, unconstrained as it is by the collinearities underpinning the latitudinal diversity gradient.","container-title":"Proceedings of the National Academy of Sciences","DOI":"10.1073/pnas.1915646117","issue":"33","note":"publisher: Proceedings of the National Academy of Sciences","page":"20027-20037","source":"pnas.org (Atypon)","title":"Plant richness, turnover, and evolutionary diversity track gradients of stability and ecological opportunity in a megadiversity center","volume":"117","author":[{"family":"Colville","given":"Jonathan F."},{"family":"Beale","given":"Colin M."},{"family":"Forest","given":"Félix"},{"family":"Altwegg","given":"Res"},{"family":"Huntley","given":"Brian"},{"family":"Cowling","given":"Richard M."}],"issued":{"date-parts":[["2020",8,18]]},"citation-key":"colvillePlantRichnessTurnover2020"}}],"schema":"https://github.com/citation-style-language/schema/raw/master/csl-citation.json"} </w:instrText>
      </w:r>
      <w:r w:rsidR="005C3E66">
        <w:fldChar w:fldCharType="separate"/>
      </w:r>
      <w:r w:rsidR="005C3E66" w:rsidRPr="005C3E66">
        <w:rPr>
          <w:rFonts w:ascii="Calibri" w:hAnsi="Calibri" w:cs="Calibri"/>
        </w:rPr>
        <w:t>(Colville et al. 2020)</w:t>
      </w:r>
      <w:r w:rsidR="005C3E66">
        <w:fldChar w:fldCharType="end"/>
      </w:r>
      <w:r w:rsidR="005C3E66">
        <w:t>.</w:t>
      </w:r>
      <w:r w:rsidR="003830CD">
        <w:t xml:space="preserve"> </w:t>
      </w:r>
      <w:r w:rsidR="00DD4636">
        <w:t>In tropical forests where</w:t>
      </w:r>
      <w:r w:rsidR="00CA02E2">
        <w:t xml:space="preserve"> </w:t>
      </w:r>
      <w:r w:rsidR="00DD4636">
        <w:t>complex vegetation</w:t>
      </w:r>
      <w:r w:rsidR="00CA02E2">
        <w:t xml:space="preserve"> structure characterized by multilayered forests </w:t>
      </w:r>
      <w:r w:rsidR="00CA02E2">
        <w:fldChar w:fldCharType="begin"/>
      </w:r>
      <w:r w:rsidR="00CA02E2">
        <w:instrText xml:space="preserve"> ADDIN ZOTERO_ITEM CSL_CITATION {"citationID":"1iKjZp5j","properties":{"formattedCitation":"(Terborgh 1985)","plainCitation":"(Terborgh 1985)","noteIndex":0},"citationItems":[{"id":6760,"uris":["http://zotero.org/users/3386743/items/LSG2KH6D"],"itemData":{"id":6760,"type":"article-journal","abstract":"Forests are widely observed to contain two or more discrete superimposed strata of plants. In the eastern United States, deciduous forests growing between 30</w:instrText>
      </w:r>
      <w:r w:rsidR="00CA02E2">
        <w:rPr>
          <w:rFonts w:ascii="Segoe UI Symbol" w:hAnsi="Segoe UI Symbol" w:cs="Segoe UI Symbol"/>
        </w:rPr>
        <w:instrText>⚬</w:instrText>
      </w:r>
      <w:r w:rsidR="00CA02E2">
        <w:instrText xml:space="preserve"> and 42</w:instrText>
      </w:r>
      <w:r w:rsidR="00CA02E2">
        <w:rPr>
          <w:rFonts w:ascii="Segoe UI Symbol" w:hAnsi="Segoe UI Symbol" w:cs="Segoe UI Symbol"/>
        </w:rPr>
        <w:instrText>⚬</w:instrText>
      </w:r>
      <w:r w:rsidR="00CA02E2">
        <w:instrText xml:space="preserve"> north latitude are commonly constructed of three strata: a high canopy of sun-adapted trees, a shade-tolerant herbaceous ground layer, and a midstory of shrubs or small trees, of which the flowering dogwood (Cornus florida) is a prime example. Flowering dogwoods and other woody species occupying ecologically equivalent positions in the forest midstory must depend heavily on sunflecks because up to 80% of the light penetrating the forest interior is this kind of direct-beam illumination. The light field in the forest interior is simply modeled. Immediately beneath the canopy, the light field (integrated over the daily sun cycle) is characterized by a high horizontal variance, because any point is either in a gap and directly illuminated or under a crown and continuously shaded. Farther down in the forest interior the horizontal variance becomes greatly diminished because the expanding cones of light beneath each gap eventually intersect. Where the cones of light from alternate gaps intersect, the light field becomes horizontally uniform. Plants of the woody middle stratum should grow up to, but not exceed, the upper limit of the horizontally uniform light field. The position of the upper limit of the horizontally uniform light field can be predicted from measurements of the canopy and the angular distribution of light gaps overhead. Such predictions for five climax stands in the southeastern United States agreed quite closely with the median height of trees composing the midstory of these stands. Finally, the shapes of tree crowns can be expected to vary adaptively with the systematic latitudinal decrease in the angle of the sun above the horizon. Consequently, tree crowns at high latitudes are narrowly conical in profile, but those in tropical latitudes tend to be planar or shallowly dome-shaped. As a result, direct light is admitted to high-latitude forests only at sharply inclined angles that do not permit the establishment of a woody midstory. By contrast, light is able to penetrate the canopy of tropical forests at relatively shallow angles, allowing the development of a second tree layer closely beneath the crowns of the first. The vertical dimension of plant species diversity thus seems to be controlled by adaptive responses to physical parameters of the latitudinal gradient.","container-title":"The American Naturalist","DOI":"10.1086/284452","ISSN":"0003-0147","issue":"6","note":"publisher: The University of Chicago Press","page":"760-776","source":"journals.uchicago.edu (Atypon)","title":"The Vertical Component of Plant Species Diversity in Temperate and Tropical Forests","volume":"126","author":[{"family":"Terborgh","given":"John"}],"issued":{"date-parts":[["1985",12]]},"citation-key":"terborghVerticalComponentPlant1985"}}],"schema":"https://github.com/citation-style-language/schema/raw/master/csl-citation.json"} </w:instrText>
      </w:r>
      <w:r w:rsidR="00CA02E2">
        <w:fldChar w:fldCharType="separate"/>
      </w:r>
      <w:r w:rsidR="00CA02E2" w:rsidRPr="00CA02E2">
        <w:rPr>
          <w:rFonts w:ascii="Calibri" w:hAnsi="Calibri" w:cs="Calibri"/>
        </w:rPr>
        <w:t>(Terborgh 1985)</w:t>
      </w:r>
      <w:r w:rsidR="00CA02E2">
        <w:fldChar w:fldCharType="end"/>
      </w:r>
      <w:r w:rsidR="00DD4636">
        <w:t xml:space="preserve"> increases opportunities for diversification among arboreal niches, climate stability may therefore facilitate highly arboreal communities (</w:t>
      </w:r>
      <w:r w:rsidR="00DD4636" w:rsidRPr="003830CD">
        <w:rPr>
          <w:highlight w:val="yellow"/>
        </w:rPr>
        <w:t>see 11-13 Colville et al. 2020</w:t>
      </w:r>
      <w:r w:rsidR="00DD4636">
        <w:t>).</w:t>
      </w:r>
      <w:r w:rsidR="003830CD">
        <w:t xml:space="preserve"> These results are in contrast to positive associations between climate instability and arboreality at regional scales </w:t>
      </w:r>
      <w:r w:rsidR="003830CD">
        <w:fldChar w:fldCharType="begin"/>
      </w:r>
      <w:r w:rsidR="003830CD">
        <w:instrText xml:space="preserve"> ADDIN ZOTERO_ITEM CSL_CITATION {"citationID":"4VSkhh2K","properties":{"formattedCitation":"(Scheffers et al. 2017)","plainCitation":"(Scheffers et al. 2017)","noteIndex":0},"citationItems":[{"id":3246,"uris":["http://zotero.org/users/3386743/items/P5UZTEU4"],"itemData":{"id":3246,"type":"article-journal","container-title":"Global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3830CD">
        <w:fldChar w:fldCharType="separate"/>
      </w:r>
      <w:r w:rsidR="003830CD" w:rsidRPr="003830CD">
        <w:rPr>
          <w:rFonts w:ascii="Calibri" w:hAnsi="Calibri" w:cs="Calibri"/>
        </w:rPr>
        <w:t>(Scheffers et al. 2017)</w:t>
      </w:r>
      <w:r w:rsidR="003830CD">
        <w:fldChar w:fldCharType="end"/>
      </w:r>
      <w:r w:rsidR="003830CD">
        <w:t>. Climate stability may therefore provide the conditions necessary for diversification in regions where climatic conditions are suitable for arboreal life strategies, whi</w:t>
      </w:r>
      <w:r w:rsidR="00F3012E">
        <w:t xml:space="preserve">le </w:t>
      </w:r>
      <w:r w:rsidR="003830CD">
        <w:t xml:space="preserve">increased dispersal capacity of arboreal species throughout three-dimensional arboreal </w:t>
      </w:r>
      <w:r w:rsidR="003830CD">
        <w:lastRenderedPageBreak/>
        <w:t xml:space="preserve">environments facilitates persistence in climatically unstable regions </w:t>
      </w:r>
      <w:r w:rsidR="003830CD">
        <w:fldChar w:fldCharType="begin"/>
      </w:r>
      <w:r w:rsidR="00F3012E">
        <w:instrText xml:space="preserve"> ADDIN ZOTERO_ITEM CSL_CITATION {"citationID":"d3mcdzWc","properties":{"formattedCitation":"(Sandel et al. 2011, Scheffers et al. 2017)","plainCitation":"(Sandel et al. 2011, Scheffers et al. 2017)","noteIndex":0},"citationItems":[{"id":3815,"uris":["http://zotero.org/users/3386743/items/FREW46XE"],"itemData":{"id":3815,"type":"article-journal","container-title":"Science","DOI":"10.1126/science.1210173","issue":"6056","note":"publisher: American Association for the Advancement of Science","page":"660-664","source":"science.org (Atypon)","title":"The Influence of Late Quaternary Climate-Change Velocity on Species Endemism","volume":"334","author":[{"family":"Sandel","given":"B."},{"family":"Arge","given":"L."},{"family":"Dalsgaard","given":"B."},{"family":"Davies","given":"R. G."},{"family":"Gaston","given":"K. J."},{"family":"Sutherland","given":"W. J."},{"family":"Svenning","given":"J.-C."}],"issued":{"date-parts":[["2011",11,4]]},"citation-key":"sandelInfluenceLateQuaternary2011"}},{"id":3246,"uris":["http://zotero.org/users/3386743/items/P5UZTEU4"],"itemData":{"id":3246,"type":"article-journal","container-title":"Global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3830CD">
        <w:fldChar w:fldCharType="separate"/>
      </w:r>
      <w:r w:rsidR="00F3012E" w:rsidRPr="00F3012E">
        <w:rPr>
          <w:rFonts w:ascii="Calibri" w:hAnsi="Calibri" w:cs="Calibri"/>
        </w:rPr>
        <w:t>(Sandel et al. 2011, Scheffers et al. 2017)</w:t>
      </w:r>
      <w:r w:rsidR="003830CD">
        <w:fldChar w:fldCharType="end"/>
      </w:r>
      <w:r w:rsidR="003830CD">
        <w:t xml:space="preserve">. </w:t>
      </w:r>
    </w:p>
    <w:p w14:paraId="39516FF8" w14:textId="0CCDE0F9" w:rsidR="002C287D" w:rsidRPr="002C287D" w:rsidRDefault="00112DD6" w:rsidP="00140D07">
      <w:pPr>
        <w:pStyle w:val="Heading1"/>
        <w:spacing w:after="0" w:line="480" w:lineRule="auto"/>
      </w:pPr>
      <w:del w:id="110" w:author="Soifer, Lydia G." w:date="2024-04-18T15:10:00Z">
        <w:r w:rsidDel="004627E5">
          <w:delText>Terrestrialization and arborealization of assemblage verticality in response to climate change</w:delText>
        </w:r>
      </w:del>
      <w:ins w:id="111" w:author="Soifer, Lydia G." w:date="2024-04-18T15:10:00Z">
        <w:r w:rsidR="004627E5">
          <w:t>Climate change impacts on verticality</w:t>
        </w:r>
      </w:ins>
    </w:p>
    <w:p w14:paraId="342D4C01" w14:textId="12D69938" w:rsidR="00AB306E" w:rsidRDefault="008A2609" w:rsidP="00140D07">
      <w:pPr>
        <w:spacing w:after="0" w:line="480" w:lineRule="auto"/>
        <w:ind w:firstLine="720"/>
      </w:pPr>
      <w:r>
        <w:t xml:space="preserve">Under future climate conditions, </w:t>
      </w:r>
      <w:r w:rsidR="00B40830">
        <w:t xml:space="preserve">SAR </w:t>
      </w:r>
      <w:r>
        <w:t xml:space="preserve">models predict </w:t>
      </w:r>
      <w:commentRangeStart w:id="112"/>
      <w:r>
        <w:t>terrestrialization</w:t>
      </w:r>
      <w:commentRangeEnd w:id="112"/>
      <w:r w:rsidR="00541CB0">
        <w:rPr>
          <w:rStyle w:val="CommentReference"/>
        </w:rPr>
        <w:commentReference w:id="112"/>
      </w:r>
      <w:r>
        <w:t xml:space="preserve"> (i.e., a decline in the SES of verticality) in the tropics and a combination of terrestrialization and arborealization (i.e., an increase in the SES of verticality) in temperate regions</w:t>
      </w:r>
      <w:r w:rsidR="002324EE">
        <w:t xml:space="preserve"> (</w:t>
      </w:r>
      <w:r w:rsidR="00766E51">
        <w:fldChar w:fldCharType="begin"/>
      </w:r>
      <w:r w:rsidR="00766E51">
        <w:instrText xml:space="preserve"> REF _Ref163991472 \h </w:instrText>
      </w:r>
      <w:r w:rsidR="00140D07">
        <w:instrText xml:space="preserve"> \* MERGEFORMAT </w:instrText>
      </w:r>
      <w:r w:rsidR="00766E51">
        <w:fldChar w:fldCharType="separate"/>
      </w:r>
      <w:r w:rsidR="00766E51">
        <w:t xml:space="preserve">Figure </w:t>
      </w:r>
      <w:r w:rsidR="00766E51">
        <w:rPr>
          <w:noProof/>
        </w:rPr>
        <w:t>3</w:t>
      </w:r>
      <w:r w:rsidR="00766E51">
        <w:fldChar w:fldCharType="end"/>
      </w:r>
      <w:r w:rsidR="002324EE">
        <w:t>)</w:t>
      </w:r>
      <w:r>
        <w:t>. Behavioral thermoregulation</w:t>
      </w:r>
      <w:r w:rsidR="00BC4DFB">
        <w:t xml:space="preserve"> (i.e., vertical dispersal) or range shifts (i.e., horizontal dispersal) </w:t>
      </w:r>
      <w:r>
        <w:t xml:space="preserve">may </w:t>
      </w:r>
      <w:commentRangeStart w:id="113"/>
      <w:r>
        <w:t>contribute to changes in assemblage verticality</w:t>
      </w:r>
      <w:commentRangeEnd w:id="113"/>
      <w:r w:rsidR="00BC4DFB">
        <w:rPr>
          <w:rStyle w:val="CommentReference"/>
        </w:rPr>
        <w:commentReference w:id="113"/>
      </w:r>
      <w:r>
        <w:t xml:space="preserve">. </w:t>
      </w:r>
      <w:r w:rsidR="00BC4DFB">
        <w:t xml:space="preserve">Behavioral thermoregulation occurs when species avoid unfavorable climate conditions by sheltering in climatically buffered microhabitats. In the tropics, arboreal species have been observed to increase their use of terrestrial habitats in response to </w:t>
      </w:r>
      <w:r w:rsidR="00C23DF0">
        <w:t>high</w:t>
      </w:r>
      <w:r w:rsidR="00BC4DFB">
        <w:t xml:space="preserve"> temperatures and seasonal shifts in precipitation</w:t>
      </w:r>
      <w:r w:rsidR="001E35A8">
        <w:t xml:space="preserve"> </w:t>
      </w:r>
      <w:r w:rsidR="00BC4DFB">
        <w:fldChar w:fldCharType="begin"/>
      </w:r>
      <w:r w:rsidR="00BC4DFB">
        <w:instrText xml:space="preserve"> ADDIN ZOTERO_ITEM CSL_CITATION {"citationID":"3CQglrzh","properties":{"formattedCitation":"(Basham and Scheffers 2020)","plainCitation":"(Basham and Scheffers 2020)","noteIndex":0},"citationItems":[{"id":3830,"uris":["http://zotero.org/users/3386743/items/7U9M44VJ"],"itemData":{"id":3830,"type":"article-journal","abstract":"Aim Tropical forests are vertically complex, and offer unique niche opportunities in the form of climate, habitat and resource gradients from ground to canopy. Rainforest species organize within this vertical spatial gradient and recent macroecological research suggests that the highest levels of vertical stratification occur in structurally complex and climatically stable tropical rainforests. However, although the classical view of the tropics is that of aseasonality, particularly in temperature, there is strong seasonality in rainfall. Thus, we predict considerable variation in vertical stratification in time, characterized by a seasonal restructuring of communities across vertical space. Location Sierra Llorona, Colón Province, Panama. Taxon Amphibians. Methods We performed 121 ground-to-canopy surveys across the wet and dry seasons for amphibians. Using a bootstrap simulation method we calculated species-specific and community-wide vertical height and abundance shifts between seasons. Separately, we tested the importance of vertical height and season on the vertical distribution of species using a redundancy analysis, and employed linear models to explore turnover in species composition across vertical height between seasons. Results Our results show a clear downward shift of 5 m in height in amphibian communities from the wet season to dry season. We also observe significant changes in species composition across vertical strata in both seasons, driven primarily by nestedness in the dry season (loss of species over height) and genuine turnover in the wet season (loss and addition of species over height). Main conclusions The exploitation of canopy microhabitats and resources in the wet season resulted in complex patterns of stratification, whereas drying flattened the distribution and simplified the composition of arboreal communities. As such, pattern and process in the vertical dimension is not static in time but rather exists as a dichotomy with inverse patterns between wet and dry seasons. Complex, multidimensional distributions of diverse rainforest communities can be simplified by climatic constraints – an important consideration as anthropogenic climate change increases the magnitude of seasonal swings in temperature and precipitation.","container-title":"Journal of Biogeography","DOI":"10.1111/jbi.13857","ISSN":"1365-2699","issue":"9","language":"en","page":"1888-1898","source":"Wiley Online Library","title":"Vertical stratification collapses under seasonal shifts in climate","volume":"47","author":[{"family":"Basham","given":"Edmund W."},{"family":"Scheffers","given":"Brett R."}],"issued":{"date-parts":[["2020"]]},"citation-key":"bashamVerticalStratificationCollapses2020"}}],"schema":"https://github.com/citation-style-language/schema/raw/master/csl-citation.json"} </w:instrText>
      </w:r>
      <w:r w:rsidR="00BC4DFB">
        <w:fldChar w:fldCharType="separate"/>
      </w:r>
      <w:r w:rsidR="00BC4DFB" w:rsidRPr="00E94C93">
        <w:rPr>
          <w:rFonts w:ascii="Calibri" w:hAnsi="Calibri" w:cs="Calibri"/>
        </w:rPr>
        <w:t>(Basham and Scheffers 2020)</w:t>
      </w:r>
      <w:r w:rsidR="00BC4DFB">
        <w:fldChar w:fldCharType="end"/>
      </w:r>
      <w:r w:rsidR="00BC4DFB">
        <w:t xml:space="preserve"> (</w:t>
      </w:r>
      <w:commentRangeStart w:id="114"/>
      <w:r w:rsidR="00BC4DFB" w:rsidRPr="000C43F6">
        <w:rPr>
          <w:highlight w:val="yellow"/>
        </w:rPr>
        <w:t>cite</w:t>
      </w:r>
      <w:commentRangeEnd w:id="114"/>
      <w:r w:rsidR="00BC4DFB">
        <w:rPr>
          <w:rStyle w:val="CommentReference"/>
        </w:rPr>
        <w:commentReference w:id="114"/>
      </w:r>
      <w:r w:rsidR="00BC4DFB">
        <w:t>).</w:t>
      </w:r>
      <w:r w:rsidR="001E35A8">
        <w:t xml:space="preserve"> </w:t>
      </w:r>
      <w:r w:rsidR="00E94C93">
        <w:t>Just as low elevations are expected to experience biotic attrition as species’ ranges shift toward higher elevations (cite),</w:t>
      </w:r>
      <w:r w:rsidR="001E35A8">
        <w:t xml:space="preserve"> terrestrialization </w:t>
      </w:r>
      <w:r w:rsidR="00E94C93">
        <w:t xml:space="preserve">may cause biotic attrition in the canopy. </w:t>
      </w:r>
      <w:r w:rsidR="001B40FB">
        <w:t>However,</w:t>
      </w:r>
      <w:r w:rsidR="00E94C93">
        <w:t xml:space="preserve"> </w:t>
      </w:r>
      <w:r w:rsidR="001E35A8">
        <w:t xml:space="preserve">microclimatic diversity within the canopy may prevent widespread declines in verticality. </w:t>
      </w:r>
      <w:r w:rsidR="00E94C93">
        <w:t>F</w:t>
      </w:r>
      <w:r w:rsidR="001B40FB">
        <w:t xml:space="preserve">or example, species </w:t>
      </w:r>
      <w:r w:rsidR="00B40830">
        <w:t>may</w:t>
      </w:r>
      <w:r w:rsidR="001B40FB">
        <w:t xml:space="preserve"> shelter in</w:t>
      </w:r>
      <w:r w:rsidR="001E35A8">
        <w:t xml:space="preserve"> tree holes or</w:t>
      </w:r>
      <w:r w:rsidR="001B40FB">
        <w:t xml:space="preserve"> </w:t>
      </w:r>
      <w:r w:rsidR="001E35A8">
        <w:t>large epiphytes</w:t>
      </w:r>
      <w:r w:rsidR="00B40830">
        <w:t xml:space="preserve"> </w:t>
      </w:r>
      <w:r w:rsidR="00B40830">
        <w:fldChar w:fldCharType="begin"/>
      </w:r>
      <w:r w:rsidR="001E35A8">
        <w:instrText xml:space="preserve"> ADDIN ZOTERO_ITEM CSL_CITATION {"citationID":"pAZWOzqv","properties":{"formattedCitation":"(Scheffers et al. 2014b, 2014a, Seidl et al. 2020)","plainCitation":"(Scheffers et al. 2014b, 2014a, Seidl et al. 2020)","noteIndex":0},"citationItems":[{"id":3332,"uris":["http://zotero.org/users/3386743/items/HDNCGT2U"],"itemData":{"id":3332,"type":"article-journal","container-title":"Global Ecology and Conservation","DOI":"10.1016/j.gecco.2014.06.004","ISSN":"23519894","journalAbbreviation":"Global Ecology and Conservation","language":"en","page":"37-46","source":"DOI.org (Crossref)","title":"Asplenium bird’s nest ferns in rainforest canopies are climate-contingent refuges for frogs","volume":"2","author":[{"family":"Scheffers","given":"Brett R"},{"family":"Phillips","given":"Ben L."},{"family":"Shoo","given":"Luke P."}],"issued":{"date-parts":[["2014",12]]},"citation-key":"scheffersAspleniumBirdNest2014"},"label":"page"},{"id":3296,"uris":["http://zotero.org/users/3386743/items/NRVZSMYS"],"itemData":{"id":3296,"type":"article-journal","abstract":"Vegetated habitats contain a variety of fine-scale features that can ameliorate temperate extremes. These buffered microhabitats may be used by species to evade extreme weather and novel climates in the future. Yet, the magnitude and extent of this buffering on a global scale remains unknown. Across all tropical continents and using 36 published studies, we assessed temperature buffering from within microhabitats across various habitat strata and structures (e.g. soil, logs, epiphytes and tree holes) and compared them to non-buffered macro-scale ambient temperatures (the thermal control). Microhabitats buffered temperature by 3.9°C and reduced maximum temperatures by 3.5°C. Buffering was most pronounced in tropical lowlands where temperatures were most variable. With the expected increase in extreme weather events, microhabitats should provide species with a local layer of protection that is not captured by traditional climate assessments, which are typically derived from macro-scale temperatures (e.g. satellites). Our data illustrate the need for a next generation of predictive models that account for species' ability to move within microhabitats to exploit favourable buffered microclimates.","container-title":"Biology Letters","DOI":"10.1098/rsbl.2014.0819","ISSN":"1744-9561, 1744-957X","issue":"12","journalAbbreviation":"Biol. Lett.","language":"en","page":"20140819","source":"DOI.org (Crossref)","title":"Microhabitats in the tropics buffer temperature in a globally coherent manner","volume":"10","author":[{"family":"Scheffers","given":"Brett R"},{"family":"Evans","given":"Theodore A."},{"family":"Williams","given":"Stephen E."},{"family":"Edwards","given":"David P."}],"issued":{"date-parts":[["2014",12]]},"citation-key":"scheffersMicrohabitatsTropicsBuffer2014"}},{"id":3340,"uris":["http://zotero.org/users/3386743/items/AKHGWZ68"],"itemData":{"id":3340,"type":"article-journal","container-title":"Oecologia","DOI":"10.1007/s00442-019-04570-2","ISSN":"0029-8549, 1432-1939","issue":"2","journalAbbreviation":"Oecologia","language":"en","page":"297-309","source":"DOI.org (Crossref)","title":"Bird’s nest fern epiphytes facilitate herpetofaunal arboreality and climate refuge in two paleotropic canopies","volume":"192","author":[{"family":"Seidl","given":"Christa M."},{"family":"Basham","given":"Edmund W."},{"family":"Andriamahohatra","given":"Lydou R."},{"family":"Scheffers","given":"Brett R."}],"issued":{"date-parts":[["2020"]]},"citation-key":"seidlBirdNestFern2020"}}],"schema":"https://github.com/citation-style-language/schema/raw/master/csl-citation.json"} </w:instrText>
      </w:r>
      <w:r w:rsidR="00B40830">
        <w:fldChar w:fldCharType="separate"/>
      </w:r>
      <w:r w:rsidR="001E35A8" w:rsidRPr="001E35A8">
        <w:rPr>
          <w:rFonts w:ascii="Calibri" w:hAnsi="Calibri" w:cs="Calibri"/>
        </w:rPr>
        <w:t>(Scheffers et al. 2014b, 2014a, Seidl et al. 2020)</w:t>
      </w:r>
      <w:r w:rsidR="00B40830">
        <w:fldChar w:fldCharType="end"/>
      </w:r>
      <w:r w:rsidR="00B40830">
        <w:t xml:space="preserve">, </w:t>
      </w:r>
      <w:r w:rsidR="001B40FB">
        <w:t>cool off on tree trunks</w:t>
      </w:r>
      <w:r w:rsidR="00044B70">
        <w:t xml:space="preserve"> (</w:t>
      </w:r>
      <w:commentRangeStart w:id="115"/>
      <w:r w:rsidR="00044B70">
        <w:t>cite</w:t>
      </w:r>
      <w:commentRangeEnd w:id="115"/>
      <w:r w:rsidR="00C16404">
        <w:rPr>
          <w:rStyle w:val="CommentReference"/>
        </w:rPr>
        <w:commentReference w:id="115"/>
      </w:r>
      <w:r w:rsidR="00044B70">
        <w:t>)</w:t>
      </w:r>
      <w:r w:rsidR="001B40FB">
        <w:t>, or</w:t>
      </w:r>
      <w:r w:rsidR="002825F3">
        <w:t xml:space="preserve"> climb higher</w:t>
      </w:r>
      <w:r w:rsidR="001B40FB">
        <w:t xml:space="preserve"> in the canopy to reap the benefits of higher wind speeds on evaporative cooling</w:t>
      </w:r>
      <w:r w:rsidR="00044B70">
        <w:t xml:space="preserve"> </w:t>
      </w:r>
      <w:r w:rsidR="00255D5F">
        <w:t xml:space="preserve">(Zlotnick et al. 2024). </w:t>
      </w:r>
    </w:p>
    <w:p w14:paraId="01B5BF95" w14:textId="558D52A2" w:rsidR="00711BB6" w:rsidRDefault="0077725B" w:rsidP="00140D07">
      <w:pPr>
        <w:spacing w:after="0" w:line="480" w:lineRule="auto"/>
        <w:ind w:firstLine="720"/>
      </w:pPr>
      <w:r>
        <w:t>In temperate</w:t>
      </w:r>
      <w:r w:rsidR="00982A87">
        <w:t xml:space="preserve"> and arctic</w:t>
      </w:r>
      <w:r>
        <w:t xml:space="preserve"> reg</w:t>
      </w:r>
      <w:r w:rsidR="00895A37">
        <w:t>ions, future climate conditions are expected to favor a combination of terrestrialization and arborealization dependent on hemisphere</w:t>
      </w:r>
      <w:r w:rsidR="00D65307">
        <w:t xml:space="preserve"> </w:t>
      </w:r>
      <w:r w:rsidR="002B3894">
        <w:t xml:space="preserve">and </w:t>
      </w:r>
      <w:commentRangeStart w:id="116"/>
      <w:r w:rsidR="002B3894">
        <w:t>biome</w:t>
      </w:r>
      <w:r w:rsidR="00C23DF0">
        <w:t xml:space="preserve"> (</w:t>
      </w:r>
      <w:r w:rsidR="00C23DF0">
        <w:fldChar w:fldCharType="begin"/>
      </w:r>
      <w:r w:rsidR="00C23DF0">
        <w:instrText xml:space="preserve"> REF _Ref163991472 \h </w:instrText>
      </w:r>
      <w:r w:rsidR="00140D07">
        <w:instrText xml:space="preserve"> \* MERGEFORMAT </w:instrText>
      </w:r>
      <w:r w:rsidR="00C23DF0">
        <w:fldChar w:fldCharType="separate"/>
      </w:r>
      <w:r w:rsidR="00C23DF0">
        <w:t xml:space="preserve">Figure </w:t>
      </w:r>
      <w:r w:rsidR="00C23DF0">
        <w:rPr>
          <w:noProof/>
        </w:rPr>
        <w:t>3</w:t>
      </w:r>
      <w:r w:rsidR="00C23DF0">
        <w:fldChar w:fldCharType="end"/>
      </w:r>
      <w:r w:rsidR="00A3160D">
        <w:t xml:space="preserve">, </w:t>
      </w:r>
      <w:r w:rsidR="00A3160D">
        <w:fldChar w:fldCharType="begin"/>
      </w:r>
      <w:r w:rsidR="00A3160D">
        <w:instrText xml:space="preserve"> REF _Ref163997573 \h </w:instrText>
      </w:r>
      <w:r w:rsidR="00140D07">
        <w:instrText xml:space="preserve"> \* MERGEFORMAT </w:instrText>
      </w:r>
      <w:r w:rsidR="00A3160D">
        <w:fldChar w:fldCharType="separate"/>
      </w:r>
      <w:r w:rsidR="00A3160D">
        <w:t xml:space="preserve">Fig. S </w:t>
      </w:r>
      <w:r w:rsidR="00A3160D">
        <w:rPr>
          <w:noProof/>
        </w:rPr>
        <w:t>2</w:t>
      </w:r>
      <w:r w:rsidR="00A3160D">
        <w:fldChar w:fldCharType="end"/>
      </w:r>
      <w:r w:rsidR="00C23DF0">
        <w:t>)</w:t>
      </w:r>
      <w:commentRangeEnd w:id="116"/>
      <w:r w:rsidR="00A22560">
        <w:rPr>
          <w:rStyle w:val="CommentReference"/>
        </w:rPr>
        <w:commentReference w:id="116"/>
      </w:r>
      <w:r w:rsidR="00895A37">
        <w:t>.</w:t>
      </w:r>
      <w:r w:rsidR="007E2BB3">
        <w:t xml:space="preserve"> Global SAR models predicated arborealization in the southern hemisphere as well as </w:t>
      </w:r>
      <w:r w:rsidR="00A3160D">
        <w:t>parts of the northern hemisphere</w:t>
      </w:r>
      <w:r w:rsidR="007E2BB3">
        <w:t>.</w:t>
      </w:r>
      <w:r w:rsidR="000B6312">
        <w:t xml:space="preserve"> </w:t>
      </w:r>
      <w:r w:rsidR="001B02B2">
        <w:t>Increasing minimum winter temperatures and wet season precipitation without changes in dry season precipitation may favor increasing verticality in these regions</w:t>
      </w:r>
      <w:r w:rsidR="005F06FC">
        <w:t xml:space="preserve"> (</w:t>
      </w:r>
      <w:r w:rsidR="005F06FC">
        <w:fldChar w:fldCharType="begin"/>
      </w:r>
      <w:r w:rsidR="005F06FC">
        <w:instrText xml:space="preserve"> REF _Ref163998009 \h </w:instrText>
      </w:r>
      <w:r w:rsidR="00140D07">
        <w:instrText xml:space="preserve"> \* MERGEFORMAT </w:instrText>
      </w:r>
      <w:r w:rsidR="005F06FC">
        <w:fldChar w:fldCharType="separate"/>
      </w:r>
      <w:r w:rsidR="005F06FC">
        <w:t xml:space="preserve">Fig. S </w:t>
      </w:r>
      <w:r w:rsidR="005F06FC">
        <w:rPr>
          <w:noProof/>
        </w:rPr>
        <w:t>3</w:t>
      </w:r>
      <w:r w:rsidR="005F06FC">
        <w:fldChar w:fldCharType="end"/>
      </w:r>
      <w:r w:rsidR="005F06FC">
        <w:t xml:space="preserve"> - </w:t>
      </w:r>
      <w:r w:rsidR="005F06FC">
        <w:fldChar w:fldCharType="begin"/>
      </w:r>
      <w:r w:rsidR="005F06FC">
        <w:instrText xml:space="preserve"> REF _Ref163998017 \h </w:instrText>
      </w:r>
      <w:r w:rsidR="00140D07">
        <w:instrText xml:space="preserve"> \* MERGEFORMAT </w:instrText>
      </w:r>
      <w:r w:rsidR="005F06FC">
        <w:fldChar w:fldCharType="separate"/>
      </w:r>
      <w:r w:rsidR="005F06FC">
        <w:t xml:space="preserve">Fig. S </w:t>
      </w:r>
      <w:r w:rsidR="005F06FC">
        <w:rPr>
          <w:noProof/>
        </w:rPr>
        <w:t>7</w:t>
      </w:r>
      <w:r w:rsidR="005F06FC">
        <w:fldChar w:fldCharType="end"/>
      </w:r>
      <w:r w:rsidR="005F06FC">
        <w:t>)</w:t>
      </w:r>
      <w:r w:rsidR="001B02B2">
        <w:t>.</w:t>
      </w:r>
      <w:r w:rsidR="00F14110">
        <w:t xml:space="preserve"> Isolated case studies of range shifts across the tropical-temperate transition zone support these changes to the </w:t>
      </w:r>
      <w:r w:rsidR="00F14110">
        <w:lastRenderedPageBreak/>
        <w:t>vertical composition of vertebrate assemblages. For example, poleward range edges of several semi-arboreal or arboreal tropical reptiles, including green iguanas, brown anoles, and the neotropical vine snake (</w:t>
      </w:r>
      <w:proofErr w:type="spellStart"/>
      <w:r w:rsidR="00F14110">
        <w:rPr>
          <w:i/>
          <w:iCs/>
        </w:rPr>
        <w:t>Oxybelis</w:t>
      </w:r>
      <w:proofErr w:type="spellEnd"/>
      <w:r w:rsidR="00F14110">
        <w:rPr>
          <w:i/>
          <w:iCs/>
        </w:rPr>
        <w:t xml:space="preserve"> aeneus</w:t>
      </w:r>
      <w:r w:rsidR="00F14110">
        <w:t>), have occurred as increasing minimum winter temperatures release thermal barriers to colonization</w:t>
      </w:r>
      <w:r w:rsidR="00F14110" w:rsidRPr="009907B9">
        <w:t xml:space="preserve"> </w:t>
      </w:r>
      <w:r w:rsidR="00F14110">
        <w:fldChar w:fldCharType="begin"/>
      </w:r>
      <w:r w:rsidR="00F14110">
        <w:instrText xml:space="preserve"> ADDIN ZOTERO_ITEM CSL_CITATION {"citationID":"KeIXhW2w","properties":{"formattedCitation":"(Osland et al. 2021)","plainCitation":"(Osland et al. 2021)","noteIndex":0},"citationItems":[{"id":6888,"uris":["http://zotero.org/users/3386743/items/QF3XTTD3"],"itemData":{"id":6888,"type":"article-journal","abstract":"Tropicalization is a term used to describe the transformation of temperate ecosystems by poleward-moving tropical organisms in response to warming temperatures. In North America, decreases in the frequency and intensity of extreme winter cold events are expected to allow the poleward range expansion of many cold-sensitive tropical organisms, sometimes at the expense of temperate organisms. Although ecologists have long noted the critical ecological role of winter cold temperature extremes in tropical–temperate transition zones, the ecological effects of extreme cold events have been understudied, and the influence of warming winter temperatures has too often been left out of climate change vulnerability assessments. Here, we examine the influence of extreme cold events on the northward range limits of a diverse group of tropical organisms, including terrestrial plants, coastal wetland plants, coastal fishes, sea turtles, terrestrial reptiles, amphibians, manatees, and insects. For these organisms, extreme cold events can lead to major physiological damage or landscape-scale mass mortality. Conversely, the absence of extreme cold events can foster population growth, range expansion, and ecological regime shifts. We discuss the effects of warming winters on species and ecosystems in tropical–temperate transition zones. In the 21st century, climate change-induced decreases in the frequency and intensity of extreme cold events are expected to facilitate the poleward range expansion of many tropical species. Our review highlights critical knowledge gaps for advancing understanding of the ecological implications of the tropicalization of temperate ecosystems in North America.","container-title":"Global Change Biology","DOI":"10.1111/gcb.15563","ISSN":"1365-2486","issue":"13","language":"en","license":"© 2021 John Wiley &amp; Sons Ltd.","note":"_eprint: https://onlinelibrary.wiley.com/doi/pdf/10.1111/gcb.15563","page":"3009-3034","source":"Wiley Online Library","title":"Tropicalization of temperate ecosystems in North America: The northward range expansion of tropical organisms in response to warming winter temperatures","title-short":"Tropicalization of temperate ecosystems in North America","volume":"27","author":[{"family":"Osland","given":"Michael J."},{"family":"Stevens","given":"Philip W."},{"family":"Lamont","given":"Margaret M."},{"family":"Brusca","given":"Richard C."},{"family":"Hart","given":"Kristen M."},{"family":"Waddle","given":"J. Hardin"},{"family":"Langtimm","given":"Catherine A."},{"family":"Williams","given":"Caroline M."},{"family":"Keim","given":"Barry D."},{"family":"Terando","given":"Adam J."},{"family":"Reyier","given":"Eric A."},{"family":"Marshall","given":"Katie E."},{"family":"Loik","given":"Michael E."},{"family":"Boucek","given":"Ross E."},{"family":"Lewis","given":"Amanda B."},{"family":"Seminoff","given":"Jeffrey A."}],"issued":{"date-parts":[["2021"]]},"citation-key":"oslandTropicalizationTemperateEcosystems2021"}}],"schema":"https://github.com/citation-style-language/schema/raw/master/csl-citation.json"} </w:instrText>
      </w:r>
      <w:r w:rsidR="00F14110">
        <w:fldChar w:fldCharType="separate"/>
      </w:r>
      <w:r w:rsidR="00F14110" w:rsidRPr="00D82D31">
        <w:rPr>
          <w:rFonts w:ascii="Calibri" w:hAnsi="Calibri" w:cs="Calibri"/>
        </w:rPr>
        <w:t>(Osland et al. 2021)</w:t>
      </w:r>
      <w:r w:rsidR="00F14110">
        <w:fldChar w:fldCharType="end"/>
      </w:r>
      <w:r w:rsidR="00F14110">
        <w:t>.</w:t>
      </w:r>
      <w:r w:rsidR="00711BB6">
        <w:t xml:space="preserve"> </w:t>
      </w:r>
      <w:r w:rsidR="00F14110">
        <w:t xml:space="preserve">Dispersal capacity of arboreal species </w:t>
      </w:r>
      <w:r w:rsidR="00F14110">
        <w:fldChar w:fldCharType="begin"/>
      </w:r>
      <w:r w:rsidR="00F14110">
        <w:instrText xml:space="preserve"> ADDIN ZOTERO_ITEM CSL_CITATION {"citationID":"lTugnpYE","properties":{"formattedCitation":"(Scheffers et al. 2017)","plainCitation":"(Scheffers et al. 2017)","noteIndex":0},"citationItems":[{"id":3246,"uris":["http://zotero.org/users/3386743/items/P5UZTEU4"],"itemData":{"id":3246,"type":"article-journal","container-title":"Global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F14110">
        <w:fldChar w:fldCharType="separate"/>
      </w:r>
      <w:r w:rsidR="00F14110" w:rsidRPr="00F14110">
        <w:rPr>
          <w:rFonts w:ascii="Calibri" w:hAnsi="Calibri" w:cs="Calibri"/>
        </w:rPr>
        <w:t>(Scheffers et al. 2017)</w:t>
      </w:r>
      <w:r w:rsidR="00F14110">
        <w:fldChar w:fldCharType="end"/>
      </w:r>
      <w:r w:rsidR="00F14110">
        <w:t xml:space="preserve"> may facilitate latitudinal range shifts and colonization of temperate canopy habitats as the frequency of extreme minimum temperatures declines </w:t>
      </w:r>
      <w:r w:rsidR="00F14110">
        <w:fldChar w:fldCharType="begin"/>
      </w:r>
      <w:r w:rsidR="00F14110">
        <w:instrText xml:space="preserve"> ADDIN ZOTERO_ITEM CSL_CITATION {"citationID":"Oq4WT91K","properties":{"formattedCitation":"(Osland et al. 2021)","plainCitation":"(Osland et al. 2021)","noteIndex":0},"citationItems":[{"id":6888,"uris":["http://zotero.org/users/3386743/items/QF3XTTD3"],"itemData":{"id":6888,"type":"article-journal","abstract":"Tropicalization is a term used to describe the transformation of temperate ecosystems by poleward-moving tropical organisms in response to warming temperatures. In North America, decreases in the frequency and intensity of extreme winter cold events are expected to allow the poleward range expansion of many cold-sensitive tropical organisms, sometimes at the expense of temperate organisms. Although ecologists have long noted the critical ecological role of winter cold temperature extremes in tropical–temperate transition zones, the ecological effects of extreme cold events have been understudied, and the influence of warming winter temperatures has too often been left out of climate change vulnerability assessments. Here, we examine the influence of extreme cold events on the northward range limits of a diverse group of tropical organisms, including terrestrial plants, coastal wetland plants, coastal fishes, sea turtles, terrestrial reptiles, amphibians, manatees, and insects. For these organisms, extreme cold events can lead to major physiological damage or landscape-scale mass mortality. Conversely, the absence of extreme cold events can foster population growth, range expansion, and ecological regime shifts. We discuss the effects of warming winters on species and ecosystems in tropical–temperate transition zones. In the 21st century, climate change-induced decreases in the frequency and intensity of extreme cold events are expected to facilitate the poleward range expansion of many tropical species. Our review highlights critical knowledge gaps for advancing understanding of the ecological implications of the tropicalization of temperate ecosystems in North America.","container-title":"Global Change Biology","DOI":"10.1111/gcb.15563","ISSN":"1365-2486","issue":"13","language":"en","license":"© 2021 John Wiley &amp; Sons Ltd.","note":"_eprint: https://onlinelibrary.wiley.com/doi/pdf/10.1111/gcb.15563","page":"3009-3034","source":"Wiley Online Library","title":"Tropicalization of temperate ecosystems in North America: The northward range expansion of tropical organisms in response to warming winter temperatures","title-short":"Tropicalization of temperate ecosystems in North America","volume":"27","author":[{"family":"Osland","given":"Michael J."},{"family":"Stevens","given":"Philip W."},{"family":"Lamont","given":"Margaret M."},{"family":"Brusca","given":"Richard C."},{"family":"Hart","given":"Kristen M."},{"family":"Waddle","given":"J. Hardin"},{"family":"Langtimm","given":"Catherine A."},{"family":"Williams","given":"Caroline M."},{"family":"Keim","given":"Barry D."},{"family":"Terando","given":"Adam J."},{"family":"Reyier","given":"Eric A."},{"family":"Marshall","given":"Katie E."},{"family":"Loik","given":"Michael E."},{"family":"Boucek","given":"Ross E."},{"family":"Lewis","given":"Amanda B."},{"family":"Seminoff","given":"Jeffrey A."}],"issued":{"date-parts":[["2021"]]},"citation-key":"oslandTropicalizationTemperateEcosystems2021"}}],"schema":"https://github.com/citation-style-language/schema/raw/master/csl-citation.json"} </w:instrText>
      </w:r>
      <w:r w:rsidR="00F14110">
        <w:fldChar w:fldCharType="separate"/>
      </w:r>
      <w:r w:rsidR="00F14110" w:rsidRPr="00F14110">
        <w:rPr>
          <w:rFonts w:ascii="Calibri" w:hAnsi="Calibri" w:cs="Calibri"/>
        </w:rPr>
        <w:t>(Osland et al. 2021)</w:t>
      </w:r>
      <w:r w:rsidR="00F14110">
        <w:fldChar w:fldCharType="end"/>
      </w:r>
      <w:r w:rsidR="00F14110">
        <w:t xml:space="preserve">. Arborealization may therefore accompany patterns of tropicalization, which occur as the ranges of tropical species shift poleward </w:t>
      </w:r>
      <w:r w:rsidR="00F14110">
        <w:fldChar w:fldCharType="begin"/>
      </w:r>
      <w:r w:rsidR="00F3012E">
        <w:instrText xml:space="preserve"> ADDIN ZOTERO_ITEM CSL_CITATION {"citationID":"xoabLQGr","properties":{"formattedCitation":"(Osland et al. 2021)","plainCitation":"(Osland et al. 2021)","noteIndex":0},"citationItems":[{"id":6888,"uris":["http://zotero.org/users/3386743/items/QF3XTTD3"],"itemData":{"id":6888,"type":"article-journal","abstract":"Tropicalization is a term used to describe the transformation of temperate ecosystems by poleward-moving tropical organisms in response to warming temperatures. In North America, decreases in the frequency and intensity of extreme winter cold events are expected to allow the poleward range expansion of many cold-sensitive tropical organisms, sometimes at the expense of temperate organisms. Although ecologists have long noted the critical ecological role of winter cold temperature extremes in tropical–temperate transition zones, the ecological effects of extreme cold events have been understudied, and the influence of warming winter temperatures has too often been left out of climate change vulnerability assessments. Here, we examine the influence of extreme cold events on the northward range limits of a diverse group of tropical organisms, including terrestrial plants, coastal wetland plants, coastal fishes, sea turtles, terrestrial reptiles, amphibians, manatees, and insects. For these organisms, extreme cold events can lead to major physiological damage or landscape-scale mass mortality. Conversely, the absence of extreme cold events can foster population growth, range expansion, and ecological regime shifts. We discuss the effects of warming winters on species and ecosystems in tropical–temperate transition zones. In the 21st century, climate change-induced decreases in the frequency and intensity of extreme cold events are expected to facilitate the poleward range expansion of many tropical species. Our review highlights critical knowledge gaps for advancing understanding of the ecological implications of the tropicalization of temperate ecosystems in North America.","container-title":"Global Change Biology","DOI":"10.1111/gcb.15563","ISSN":"1365-2486","issue":"13","language":"en","license":"© 2021 John Wiley &amp; Sons Ltd.","note":"_eprint: https://onlinelibrary.wiley.com/doi/pdf/10.1111/gcb.15563","page":"3009-3034","source":"Wiley Online Library","title":"Tropicalization of temperate ecosystems in North America: The northward range expansion of tropical organisms in response to warming winter temperatures","title-short":"Tropicalization of temperate ecosystems in North America","volume":"27","author":[{"family":"Osland","given":"Michael J."},{"family":"Stevens","given":"Philip W."},{"family":"Lamont","given":"Margaret M."},{"family":"Brusca","given":"Richard C."},{"family":"Hart","given":"Kristen M."},{"family":"Waddle","given":"J. Hardin"},{"family":"Langtimm","given":"Catherine A."},{"family":"Williams","given":"Caroline M."},{"family":"Keim","given":"Barry D."},{"family":"Terando","given":"Adam J."},{"family":"Reyier","given":"Eric A."},{"family":"Marshall","given":"Katie E."},{"family":"Loik","given":"Michael E."},{"family":"Boucek","given":"Ross E."},{"family":"Lewis","given":"Amanda B."},{"family":"Seminoff","given":"Jeffrey A."}],"issued":{"date-parts":[["2021"]]},"citation-key":"oslandTropicalizationTemperateEcosystems2021"}}],"schema":"https://github.com/citation-style-language/schema/raw/master/csl-citation.json"} </w:instrText>
      </w:r>
      <w:r w:rsidR="00F14110">
        <w:fldChar w:fldCharType="separate"/>
      </w:r>
      <w:r w:rsidR="00F14110" w:rsidRPr="00F14110">
        <w:rPr>
          <w:rFonts w:ascii="Calibri" w:hAnsi="Calibri" w:cs="Calibri"/>
        </w:rPr>
        <w:t>(Osland et al. 2021)</w:t>
      </w:r>
      <w:r w:rsidR="00F14110">
        <w:fldChar w:fldCharType="end"/>
      </w:r>
      <w:r w:rsidR="00F14110">
        <w:t xml:space="preserve">. </w:t>
      </w:r>
    </w:p>
    <w:p w14:paraId="18770FAF" w14:textId="73041CFB" w:rsidR="000E6707" w:rsidRDefault="001B02B2" w:rsidP="00140D07">
      <w:pPr>
        <w:spacing w:after="0" w:line="480" w:lineRule="auto"/>
        <w:ind w:firstLine="720"/>
      </w:pPr>
      <w:commentRangeStart w:id="117"/>
      <w:r>
        <w:t xml:space="preserve">While models predicted arborealization in the southern hemisphere would occur in forested habitats, </w:t>
      </w:r>
      <w:r w:rsidR="00F14110">
        <w:t>SAR models trained on forested biomes indicated arborealization in the northern hemisphere predicted by the global models was restricted to largely non-forested biomes</w:t>
      </w:r>
      <w:commentRangeEnd w:id="117"/>
      <w:r w:rsidR="00F24958">
        <w:rPr>
          <w:rStyle w:val="CommentReference"/>
        </w:rPr>
        <w:commentReference w:id="117"/>
      </w:r>
      <w:r w:rsidR="00F14110">
        <w:t>.</w:t>
      </w:r>
      <w:r w:rsidR="00F14110" w:rsidRPr="00F14110">
        <w:t xml:space="preserve"> </w:t>
      </w:r>
      <w:r w:rsidR="00F14110">
        <w:t xml:space="preserve">These changes in verticality may be driven by increased use of terrestrial relative to fossorial habitats or colonization of habitats undergoing </w:t>
      </w:r>
      <w:proofErr w:type="spellStart"/>
      <w:r w:rsidR="00F14110">
        <w:t>borealization</w:t>
      </w:r>
      <w:proofErr w:type="spellEnd"/>
      <w:r w:rsidR="00F14110">
        <w:t xml:space="preserve"> (cite).</w:t>
      </w:r>
      <w:r w:rsidR="00711BB6">
        <w:t xml:space="preserve"> </w:t>
      </w:r>
      <w:r w:rsidR="0043311B">
        <w:t>In contrast, future climate conditions in temperate forest biomes in the northern hemisphere are largely predicted to favor terrestrialization.</w:t>
      </w:r>
      <w:r w:rsidR="00711BB6">
        <w:t xml:space="preserve"> </w:t>
      </w:r>
      <w:r w:rsidR="008046F6">
        <w:t xml:space="preserve">Though limits imposed on arboreal </w:t>
      </w:r>
      <w:r w:rsidR="006C6A4D">
        <w:t>lifestyles</w:t>
      </w:r>
      <w:r w:rsidR="008046F6">
        <w:t xml:space="preserve"> by</w:t>
      </w:r>
      <w:r w:rsidR="00FB71B5">
        <w:t xml:space="preserve"> low winter temperatures may be removed under future climate conditions</w:t>
      </w:r>
      <w:r w:rsidR="008046F6">
        <w:t>, increasing summer temperatures may exacerbate</w:t>
      </w:r>
      <w:r w:rsidR="00D65307">
        <w:t xml:space="preserve"> negative</w:t>
      </w:r>
      <w:r w:rsidR="008046F6">
        <w:t xml:space="preserve"> impacts of </w:t>
      </w:r>
      <w:r w:rsidR="00FB71B5">
        <w:t xml:space="preserve">dry conditions </w:t>
      </w:r>
      <w:r w:rsidR="00D65307">
        <w:t xml:space="preserve">on arboreal species </w:t>
      </w:r>
      <w:r w:rsidR="00FB71B5">
        <w:t xml:space="preserve">in the northern hemisphere. </w:t>
      </w:r>
    </w:p>
    <w:p w14:paraId="72406BAF" w14:textId="32BA6E26" w:rsidR="009C4BE3" w:rsidRDefault="002B3894" w:rsidP="00140D07">
      <w:pPr>
        <w:pStyle w:val="Heading1"/>
        <w:spacing w:after="0" w:line="480" w:lineRule="auto"/>
        <w:rPr>
          <w:ins w:id="118" w:author="Soifer, Lydia G." w:date="2024-04-18T21:45:00Z"/>
        </w:rPr>
      </w:pPr>
      <w:commentRangeStart w:id="119"/>
      <w:r>
        <w:t>Implications of climate-induced vertical niche shifts</w:t>
      </w:r>
      <w:commentRangeEnd w:id="119"/>
      <w:r w:rsidR="00541CB0">
        <w:rPr>
          <w:rStyle w:val="CommentReference"/>
          <w:rFonts w:asciiTheme="minorHAnsi" w:eastAsiaTheme="minorHAnsi" w:hAnsiTheme="minorHAnsi" w:cstheme="minorBidi"/>
          <w:b w:val="0"/>
        </w:rPr>
        <w:commentReference w:id="119"/>
      </w:r>
    </w:p>
    <w:p w14:paraId="7CF27DEA" w14:textId="3011204E" w:rsidR="00F511C1" w:rsidRPr="00F511C1" w:rsidRDefault="00F511C1" w:rsidP="00F511C1">
      <w:pPr>
        <w:pPrChange w:id="120" w:author="Soifer, Lydia G." w:date="2024-04-18T21:45:00Z">
          <w:pPr>
            <w:pStyle w:val="Heading1"/>
            <w:spacing w:after="0" w:line="480" w:lineRule="auto"/>
          </w:pPr>
        </w:pPrChange>
      </w:pPr>
      <w:moveToRangeStart w:id="121" w:author="Soifer, Lydia G." w:date="2024-04-18T21:45:00Z" w:name="move164369134"/>
      <w:moveTo w:id="122" w:author="Soifer, Lydia G." w:date="2024-04-18T21:45:00Z">
        <w:r>
          <w:t xml:space="preserve">Arboreality is associated with improved dispersal capacity across horizontal and vertical dimensions relative to terrestrial species </w:t>
        </w:r>
        <w:r>
          <w:fldChar w:fldCharType="begin"/>
        </w:r>
        <w:r>
          <w:instrText xml:space="preserve"> ADDIN ZOTERO_ITEM CSL_CITATION {"citationID":"5vql12l8","properties":{"formattedCitation":"(Scheffers et al. 2017)","plainCitation":"(Scheffers et al. 2017)","noteIndex":0},"citationItems":[{"id":3246,"uris":["http://zotero.org/users/3386743/items/P5UZTEU4"],"itemData":{"id":3246,"type":"article-journal","container-title":"Global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fldChar w:fldCharType="separate"/>
        </w:r>
        <w:r w:rsidRPr="000F0706">
          <w:rPr>
            <w:rFonts w:ascii="Calibri" w:hAnsi="Calibri" w:cs="Calibri"/>
          </w:rPr>
          <w:t>(Scheffers et al. 2017)</w:t>
        </w:r>
        <w:r>
          <w:fldChar w:fldCharType="end"/>
        </w:r>
        <w:r>
          <w:t xml:space="preserve">. Horizontal dispersal capacity may facilitate range shifts toward higher latitudes or elevations in response to climate change. Additionally, arboreal species can disperse across the vertical microhabitat gradient, which enables behavioral adaptation to extreme climate conditions. By moving toward the ground, arboreal species reduce their exposure to extreme hot and dry conditions that occur higher in the canopy </w:t>
        </w:r>
        <w:r>
          <w:fldChar w:fldCharType="begin"/>
        </w:r>
        <w:r>
          <w:instrText xml:space="preserve"> ADDIN ZOTERO_ITEM CSL_CITATION {"citationID":"RHzHcwuS","properties":{"formattedCitation":"(Basham and Scheffers 2020)","plainCitation":"(Basham and Scheffers 2020)","noteIndex":0},"citationItems":[{"id":3830,"uris":["http://zotero.org/users/3386743/items/7U9M44VJ"],"itemData":{"id":3830,"type":"article-journal","abstract":"Aim Tropical forests are vertically complex, and offer unique niche opportunities in the form of climate, habitat and resource gradients from ground to canopy. Rainforest species organize within this vertical spatial gradient and recent macroecological research suggests that the highest levels of vertical stratification occur in structurally complex and climatically stable tropical rainforests. However, although the classical view of the tropics is that of aseasonality, particularly in temperature, there is strong seasonality in rainfall. Thus, we predict considerable variation in vertical stratification in time, characterized by a seasonal restructuring of communities across vertical space. Location Sierra Llorona, Colón Province, Panama. Taxon Amphibians. Methods We performed 121 ground-to-canopy surveys across the wet and dry seasons for amphibians. Using a bootstrap simulation method we calculated species-specific and community-wide vertical height and abundance shifts between seasons. Separately, we tested the importance of vertical height and season on the vertical distribution of species using a redundancy analysis, and employed linear models to explore turnover in species composition across vertical height between seasons. Results Our results show a clear downward shift of 5 m in height in amphibian communities from the wet season to dry season. We also observe significant changes in species composition across vertical strata in both seasons, driven primarily by nestedness in the dry season (loss of species over height) and genuine turnover in the wet season (loss and addition of species over height). Main conclusions The exploitation of canopy microhabitats and resources in the wet season resulted in complex patterns of stratification, whereas drying flattened the distribution and simplified the composition of arboreal communities. As such, pattern and process in the vertical dimension is not static in time but rather exists as a dichotomy with inverse patterns between wet and dry seasons. Complex, multidimensional distributions of diverse rainforest communities can be simplified by climatic constraints – an important consideration as anthropogenic climate change increases the magnitude of seasonal swings in temperature and precipitation.","container-title":"Journal of Biogeography","DOI":"10.1111/jbi.13857","ISSN":"1365-2699","issue":"9","language":"en","page":"1888-1898","source":"Wiley Online Library","title":"Vertical stratification collapses under seasonal shifts in climate","volume":"47","author":[{"family":"Basham","given":"Edmund W."},{"family":"Scheffers","given":"Brett R."}],"issued":{"date-parts":[["2020"]]},"citation-key":"bashamVerticalStratificationCollapses2020"}}],"schema":"https://github.com/citation-style-language/schema/raw/master/csl-citation.json"} </w:instrText>
        </w:r>
        <w:r>
          <w:fldChar w:fldCharType="separate"/>
        </w:r>
        <w:r w:rsidRPr="005F717D">
          <w:rPr>
            <w:rFonts w:ascii="Calibri" w:hAnsi="Calibri" w:cs="Calibri"/>
          </w:rPr>
          <w:t>(Basham and Scheffers 2020)</w:t>
        </w:r>
        <w:r>
          <w:fldChar w:fldCharType="end"/>
        </w:r>
        <w:r>
          <w:t>. If arboreal species exhibit range shifts at a greater rate than terrestrial species, vertical dispersal, or local extirpation in the absence of physiological adaptations or dispersal, verticality of assemblages may decline, a process we hereafter term ‘terrestrialization’.</w:t>
        </w:r>
      </w:moveTo>
      <w:moveToRangeEnd w:id="121"/>
    </w:p>
    <w:p w14:paraId="3EC8E543" w14:textId="29A7E23A" w:rsidR="009C4BE3" w:rsidRDefault="002B3894" w:rsidP="00140D07">
      <w:pPr>
        <w:spacing w:after="0" w:line="480" w:lineRule="auto"/>
      </w:pPr>
      <w:r>
        <w:lastRenderedPageBreak/>
        <w:tab/>
        <w:t>Vertical niche shifts across the globe are predicted to cause</w:t>
      </w:r>
      <w:r w:rsidR="006E261F">
        <w:t xml:space="preserve"> global homogenization of vertical strategies as terrestrialization occurs in regions with high verticality and arborealization occurs in areas with low verticality (</w:t>
      </w:r>
      <w:r w:rsidR="00D01162">
        <w:fldChar w:fldCharType="begin"/>
      </w:r>
      <w:r w:rsidR="00D01162">
        <w:instrText xml:space="preserve"> REF _Ref164020661 \h </w:instrText>
      </w:r>
      <w:r w:rsidR="00140D07">
        <w:instrText xml:space="preserve"> \* MERGEFORMAT </w:instrText>
      </w:r>
      <w:r w:rsidR="00D01162">
        <w:fldChar w:fldCharType="separate"/>
      </w:r>
      <w:r w:rsidR="00D01162">
        <w:t xml:space="preserve">Figure </w:t>
      </w:r>
      <w:r w:rsidR="00D01162">
        <w:rPr>
          <w:noProof/>
        </w:rPr>
        <w:t>4</w:t>
      </w:r>
      <w:r w:rsidR="00D01162">
        <w:fldChar w:fldCharType="end"/>
      </w:r>
      <w:r w:rsidR="006E261F">
        <w:t xml:space="preserve">). </w:t>
      </w:r>
      <w:commentRangeStart w:id="123"/>
      <w:r w:rsidR="006E261F">
        <w:t>Vertical homogenization toward terrestrial habitats would impact ecosystem functioning</w:t>
      </w:r>
      <w:r w:rsidR="007F0C8E">
        <w:t>, as arboreal species provide critical services including seed dispersal…</w:t>
      </w:r>
      <w:commentRangeEnd w:id="123"/>
      <w:r w:rsidR="007F0C8E">
        <w:rPr>
          <w:rStyle w:val="CommentReference"/>
        </w:rPr>
        <w:commentReference w:id="123"/>
      </w:r>
      <w:r w:rsidR="006E261F">
        <w:t xml:space="preserve">. </w:t>
      </w:r>
      <w:r w:rsidR="009C4BE3">
        <w:t>However, these predictions do not account for changes in forest structure</w:t>
      </w:r>
      <w:r w:rsidR="00563BD0">
        <w:t xml:space="preserve"> </w:t>
      </w:r>
      <w:r w:rsidR="009C4BE3">
        <w:t>or biotic interactions, which may mediate climate change impacts on assemblage verticality.</w:t>
      </w:r>
    </w:p>
    <w:p w14:paraId="4ADF69FD" w14:textId="5B795617" w:rsidR="00563BD0" w:rsidRDefault="00D37178" w:rsidP="00140D07">
      <w:pPr>
        <w:spacing w:after="0" w:line="480" w:lineRule="auto"/>
        <w:ind w:firstLine="720"/>
      </w:pPr>
      <w:r>
        <w:t>The presence and diversity of arboreal species is inextricably linked to the presence and complexity of vegetative structure</w:t>
      </w:r>
      <w:r w:rsidR="00061C7A">
        <w:t xml:space="preserve"> (despite lack of significance of vegetative complexity in SAR models</w:t>
      </w:r>
      <w:r w:rsidR="003642FB">
        <w:t xml:space="preserve"> for some</w:t>
      </w:r>
      <w:r w:rsidR="004970BE">
        <w:t xml:space="preserve"> mammals and reptiles</w:t>
      </w:r>
      <w:r w:rsidR="00061C7A">
        <w:t>)</w:t>
      </w:r>
      <w:r w:rsidR="004970BE">
        <w:t xml:space="preserve">. </w:t>
      </w:r>
      <w:r w:rsidR="006B557D">
        <w:t xml:space="preserve">Most studies on vertical stratification have suggested foliage density as a driving factor </w:t>
      </w:r>
      <w:r w:rsidR="006B557D">
        <w:fldChar w:fldCharType="begin"/>
      </w:r>
      <w:r w:rsidR="006B557D">
        <w:instrText xml:space="preserve"> ADDIN ZOTERO_ITEM CSL_CITATION {"citationID":"WvfYePVR","properties":{"formattedCitation":"(Basham et al. 2023)","plainCitation":"(Basham et al. 2023)","noteIndex":0},"citationItems":[{"id":4461,"uris":["http://zotero.org/users/3386743/items/BFUBAUBV"],"itemData":{"id":4461,"type":"article-journal","container-title":"Biological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instrText>
      </w:r>
      <w:r w:rsidR="006B557D">
        <w:fldChar w:fldCharType="separate"/>
      </w:r>
      <w:r w:rsidR="006B557D" w:rsidRPr="004970BE">
        <w:rPr>
          <w:rFonts w:ascii="Calibri" w:hAnsi="Calibri" w:cs="Calibri"/>
        </w:rPr>
        <w:t>(Basham et al. 2023)</w:t>
      </w:r>
      <w:r w:rsidR="006B557D">
        <w:fldChar w:fldCharType="end"/>
      </w:r>
      <w:r w:rsidR="004970BE">
        <w:t xml:space="preserve">. </w:t>
      </w:r>
      <w:r w:rsidR="007F0C8E">
        <w:t xml:space="preserve">Changes in precipitation regimes as the climate changes will impact forest structure, generally reducing height and structural complexity </w:t>
      </w:r>
      <w:r w:rsidR="007F0C8E">
        <w:fldChar w:fldCharType="begin"/>
      </w:r>
      <w:r w:rsidR="00D01162">
        <w:instrText xml:space="preserve"> ADDIN ZOTERO_ITEM CSL_CITATION {"citationID":"cLmcYtjz","properties":{"formattedCitation":"(McDowell and Allen 2015, Ehbrecht et al. 2021)","plainCitation":"(McDowell and Allen 2015, Ehbrecht et al. 2021)","noteIndex":0},"citationItems":[{"id":7340,"uris":["http://zotero.org/users/3386743/items/HBYREDGH"],"itemData":{"id":7340,"type":"article-journal","abstract":"A hydraulic corollary to Darcy’s law is used to predict the characteristics of plants that will survive during drought in a warmer climate. This indicates that forest trees will need to be shorter and more drought-tolerant to survive in the future.","container-title":"Nature Climate Change","DOI":"10.1038/nclimate2641","ISSN":"1758-6798","issue":"7","journalAbbreviation":"Nature Clim Change","language":"en","license":"2015 Springer Nature Limited","note":"publisher: Nature Publishing Group","page":"669-672","source":"www.nature.com","title":"Darcy's law predicts widespread forest mortality under climate warming","volume":"5","author":[{"family":"McDowell","given":"Nathan G."},{"family":"Allen","given":"Craig D."}],"issued":{"date-parts":[["2015",7]]},"citation-key":"mcdowellDarcyLawPredicts2015"}},{"id":7295,"uris":["http://zotero.org/users/3386743/items/FVSABD4R"],"itemData":{"id":7295,"type":"article-journal","abstract":"The complexity of forest structures plays a crucial role in regulating forest ecosystem functions and strongly influences biodiversity. Yet, knowledge of the global patterns and determinants of forest structural complexity remains scarce. Using a stand structural complexity index based on terrestrial laser scanning, we quantify the structural complexity of boreal, temperate, subtropical and tropical primary forests. We find that the global variation of forest structural complexity is largely explained by annual precipitation and precipitation seasonality (R² = 0.89). Using the structural complexity of primary forests as benchmark, we model the potential structural complexity across biomes and present a global map of the potential structural complexity of the earth´s forest ecoregions. Our analyses reveal distinct latitudinal patterns of forest structure and show that hotspots of high structural complexity coincide with hotspots of plant diversity. Considering the mechanistic underpinnings of forest structural complexity, our results suggest spatially contrasting changes of forest structure with climate change within and across biomes.","container-title":"Nature Communications","DOI":"10.1038/s41467-020-20767-z","ISSN":"2041-1723","issue":"1","journalAbbreviation":"Nat Commun","language":"en","license":"2021 The Author(s)","note":"publisher: Nature Publishing Group","page":"519","source":"www.nature.com","title":"Global patterns and climatic controls of forest structural complexity","volume":"12","author":[{"family":"Ehbrecht","given":"Martin"},{"family":"Seidel","given":"Dominik"},{"family":"Annighöfer","given":"Peter"},{"family":"Kreft","given":"Holger"},{"family":"Köhler","given":"Michael"},{"family":"Zemp","given":"Delphine Clara"},{"family":"Puettmann","given":"Klaus"},{"family":"Nilus","given":"Reuben"},{"family":"Babweteera","given":"Fred"},{"family":"Willim","given":"Katharina"},{"family":"Stiers","given":"Melissa"},{"family":"Soto","given":"Daniel"},{"family":"Boehmer","given":"Hans Juergen"},{"family":"Fisichelli","given":"Nicholas"},{"family":"Burnett","given":"Michael"},{"family":"Juday","given":"Glenn"},{"family":"Stephens","given":"Scott L."},{"family":"Ammer","given":"Christian"}],"issued":{"date-parts":[["2021",1,22]]},"citation-key":"ehbrechtGlobalPatternsClimatic2021"}}],"schema":"https://github.com/citation-style-language/schema/raw/master/csl-citation.json"} </w:instrText>
      </w:r>
      <w:r w:rsidR="007F0C8E">
        <w:fldChar w:fldCharType="separate"/>
      </w:r>
      <w:r w:rsidR="00D01162" w:rsidRPr="00D01162">
        <w:rPr>
          <w:rFonts w:ascii="Calibri" w:hAnsi="Calibri" w:cs="Calibri"/>
        </w:rPr>
        <w:t>(McDowell and Allen 2015, Ehbrecht et al. 2021)</w:t>
      </w:r>
      <w:r w:rsidR="007F0C8E">
        <w:fldChar w:fldCharType="end"/>
      </w:r>
      <w:r w:rsidR="00D01162">
        <w:t xml:space="preserve">. </w:t>
      </w:r>
      <w:r w:rsidR="007F0C8E">
        <w:t xml:space="preserve">Loss of taller trees favors the growth of understory vegetation, which could </w:t>
      </w:r>
      <w:r w:rsidR="00796F89">
        <w:t xml:space="preserve">cause arboreal species to increasingly use lower positions in the forest </w:t>
      </w:r>
      <w:r w:rsidR="00796F89">
        <w:fldChar w:fldCharType="begin"/>
      </w:r>
      <w:r w:rsidR="00796F89">
        <w:instrText xml:space="preserve"> ADDIN ZOTERO_ITEM CSL_CITATION {"citationID":"LTzqVnVn","properties":{"formattedCitation":"(Basham et al. 2023)","plainCitation":"(Basham et al. 2023)","noteIndex":0},"citationItems":[{"id":4461,"uris":["http://zotero.org/users/3386743/items/BFUBAUBV"],"itemData":{"id":4461,"type":"article-journal","container-title":"Biological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instrText>
      </w:r>
      <w:r w:rsidR="00796F89">
        <w:fldChar w:fldCharType="separate"/>
      </w:r>
      <w:r w:rsidR="00796F89" w:rsidRPr="004970BE">
        <w:rPr>
          <w:rFonts w:ascii="Calibri" w:hAnsi="Calibri" w:cs="Calibri"/>
        </w:rPr>
        <w:t>(Basham et al. 2023)</w:t>
      </w:r>
      <w:r w:rsidR="00796F89">
        <w:fldChar w:fldCharType="end"/>
      </w:r>
      <w:r w:rsidR="00796F89">
        <w:t>.</w:t>
      </w:r>
      <w:r w:rsidR="004970BE">
        <w:t xml:space="preserve"> Climate change may also alter the spatial distribution of </w:t>
      </w:r>
      <w:r w:rsidR="00BB370C">
        <w:t>tree cover</w:t>
      </w:r>
      <w:r w:rsidR="00563BD0">
        <w:t xml:space="preserve">, and consequently the </w:t>
      </w:r>
      <w:r w:rsidR="00F24958">
        <w:t>opportunity</w:t>
      </w:r>
      <w:r w:rsidR="00563BD0">
        <w:t xml:space="preserve"> for arboreality,</w:t>
      </w:r>
      <w:r w:rsidR="00BB370C">
        <w:t xml:space="preserve"> </w:t>
      </w:r>
      <w:r w:rsidR="004970BE">
        <w:t xml:space="preserve">as </w:t>
      </w:r>
      <w:proofErr w:type="spellStart"/>
      <w:r w:rsidR="004970BE">
        <w:t>boreal</w:t>
      </w:r>
      <w:r w:rsidR="00BB370C">
        <w:t>ization</w:t>
      </w:r>
      <w:proofErr w:type="spellEnd"/>
      <w:r w:rsidR="00BB370C">
        <w:t xml:space="preserve"> occurs at northern latitudes and desertification reduces tree cover in savannas (cite). </w:t>
      </w:r>
    </w:p>
    <w:p w14:paraId="01E87BFC" w14:textId="74DA7853" w:rsidR="00563BD0" w:rsidRDefault="00563BD0" w:rsidP="00140D07">
      <w:pPr>
        <w:spacing w:after="0" w:line="480" w:lineRule="auto"/>
        <w:ind w:firstLine="720"/>
      </w:pPr>
      <w:r>
        <w:t xml:space="preserve">Changes in biotic interactions following vertical niche shifts may impede the vertical reorganization of assemblages. Stratification across vertical microhabitats reduces niche overlap between sympatric species, potentially facilitating high diversity in tropical ecosystems </w:t>
      </w:r>
      <w:r>
        <w:fldChar w:fldCharType="begin"/>
      </w:r>
      <w:r>
        <w:instrText xml:space="preserve"> ADDIN ZOTERO_ITEM CSL_CITATION {"citationID":"Of39uuKt","properties":{"formattedCitation":"(Oliveira and Scheffers 2019)","plainCitation":"(Oliveira and Scheffers 2019)","noteIndex":0},"citationItems":[{"id":3605,"uris":["http://zotero.org/users/3386743/items/94793BUI"],"itemData":{"id":3605,"type":"article-journal","container-title":"Ecography","DOI":"10.1111/ecog.03636","ISSN":"0906-7590,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R."}],"issued":{"date-parts":[["2019",2]]},"citation-key":"oliveiraVerticalStratificationInfluences2019"}}],"schema":"https://github.com/citation-style-language/schema/raw/master/csl-citation.json"} </w:instrText>
      </w:r>
      <w:r>
        <w:fldChar w:fldCharType="separate"/>
      </w:r>
      <w:r w:rsidRPr="00563BD0">
        <w:rPr>
          <w:rFonts w:ascii="Calibri" w:hAnsi="Calibri" w:cs="Calibri"/>
        </w:rPr>
        <w:t>(Oliveira and Scheffers 2019)</w:t>
      </w:r>
      <w:r>
        <w:fldChar w:fldCharType="end"/>
      </w:r>
      <w:r>
        <w:t xml:space="preserve">. Homogenization of vertical habitat use may therefore increase competitive interactions, limiting the extent to which arboreal species can shift toward lower vertical positions </w:t>
      </w:r>
      <w:r>
        <w:fldChar w:fldCharType="begin"/>
      </w:r>
      <w:r>
        <w:instrText xml:space="preserve"> ADDIN ZOTERO_ITEM CSL_CITATION {"citationID":"sASk4ubP","properties":{"formattedCitation":"(Scheffers et al. 2013, Oliveira and Scheffers 2019)","plainCitation":"(Scheffers et al. 2013, Oliveira and Scheffers 2019)","noteIndex":0},"citationItems":[{"id":3247,"uris":["http://zotero.org/users/3386743/items/P3HR347U"],"itemData":{"id":3247,"type":"article-journal","abstract":"Biodiversity is spatially organized by climatic gradients across elevation and latitude. But do other gradients exist that might drive biogeographic patterns? Here, we show that rainforest's vertical strata provide climatic gradients much steeper than those offered by elevation and latitude, and biodiversity of arboreal species is organized along this gradient. In Philippine and Singaporean rainforests, we demonstrate that rainforest frogs tend to shift up in the rainforest strata as altitude increases. Moreover, a Philippine-wide dataset of frog distributions shows that frog assemblages become increasingly arboreal at higher elevations. Thus, increased arboreality with elevation at broad biogeographic scales mirrors patterns we observed at local scales. Our proposed ‘arboreality hypothesis’ suggests that the ability to exploit arboreal habitats confers the potential for larger geographical distributions because species can shift their location in the rainforest strata to compensate for shifts in temperature associated with elevation and latitude. This novel finding may help explain patterns of species richness and abundance wherever vegetation produces a vertical microclimatic gradient. Our results further suggest that global warming will ‘flatten’ the biodiversity in rainforests by pushing arboreal species towards the cooler and wetter ground. This ‘flattening’ could potentially have serious impacts on forest functioning and species survival.","container-title":"Proceedings of the Royal Society B: Biological Sciences","DOI":"10.1098/rspb.2013.1581","ISSN":"0962-8452, 1471-2954","journalAbbreviation":"Proc. R. Soc. B.","language":"en","page":"20131581","source":"DOI.org (Crossref)","title":"Increasing arboreality with altitude: a novel biogeographic dimension","title-short":"Increasing arboreality with altitude","volume":"280","author":[{"family":"Scheffers","given":"Brett R"},{"family":"Phillips","given":"Ben L."},{"family":"Laurance","given":"William F."},{"family":"Sodhi","given":"Navjot S."},{"family":"Diesmos","given":"Arvin"},{"family":"Williams","given":"Stephen E."}],"issued":{"date-parts":[["2013",11,7]]},"citation-key":"scheffersIncreasingArborealityAltitude2013"}},{"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R."}],"issued":{"date-parts":[["2019",2]]},"citation-key":"oliveiraVerticalStratificationInfluences2019"}}],"schema":"https://github.com/citation-style-language/schema/raw/master/csl-citation.json"} </w:instrText>
      </w:r>
      <w:r>
        <w:fldChar w:fldCharType="separate"/>
      </w:r>
      <w:r w:rsidRPr="00563BD0">
        <w:rPr>
          <w:rFonts w:ascii="Calibri" w:hAnsi="Calibri" w:cs="Calibri"/>
        </w:rPr>
        <w:t>(Scheffers et al. 2013, Oliveira and Scheffers 2019)</w:t>
      </w:r>
      <w:r>
        <w:fldChar w:fldCharType="end"/>
      </w:r>
      <w:r>
        <w:t xml:space="preserve">. </w:t>
      </w:r>
    </w:p>
    <w:p w14:paraId="4B57C565" w14:textId="4E9CC06D" w:rsidR="00563BD0" w:rsidRPr="00563BD0" w:rsidRDefault="00563BD0" w:rsidP="00140D07">
      <w:pPr>
        <w:pStyle w:val="Heading1"/>
        <w:spacing w:after="0" w:line="480" w:lineRule="auto"/>
      </w:pPr>
      <w:r w:rsidRPr="00563BD0">
        <w:lastRenderedPageBreak/>
        <w:t>Conclusions</w:t>
      </w:r>
    </w:p>
    <w:p w14:paraId="2718F426" w14:textId="2873DBFC" w:rsidR="009A715D" w:rsidRDefault="00563BD0" w:rsidP="00140D07">
      <w:pPr>
        <w:spacing w:after="0" w:line="480" w:lineRule="auto"/>
        <w:ind w:firstLine="720"/>
      </w:pPr>
      <w:r>
        <w:t xml:space="preserve">We show that climate impacts the verticality of vertebrate assemblages and that future climate conditions will be suitable for global homogenization of vertical strategies toward terrestrial lifestyles. </w:t>
      </w:r>
      <w:r w:rsidR="00122C08">
        <w:t xml:space="preserve">However, predictions should be cautiously interpreted because 1) models only consider changes in abiotic conditions and 2) spatial relationships between traits and environmental conditions do not always translate to temporal relationships between the same variables </w:t>
      </w:r>
      <w:r w:rsidR="00122C08">
        <w:fldChar w:fldCharType="begin"/>
      </w:r>
      <w:r w:rsidR="00122C08">
        <w:instrText xml:space="preserve"> ADDIN ZOTERO_ITEM CSL_CITATION {"citationID":"Iu2DQk9B","properties":{"formattedCitation":"(Bjorkman et al. 2018)","plainCitation":"(Bjorkman et al. 2018)","noteIndex":0},"citationItems":[{"id":7246,"uris":["http://zotero.org/users/3386743/items/7UK2C6FB"],"itemData":{"id":7246,"type":"article-journal","abstract":"The tundra is warming more rapidly than any other biome on Earth, and the potential ramifications are far-reaching because of global feedback effects between vegetation and climate. A better understanding of how environmental factors shape plant structure and function is crucial for predicting the consequences of environmental change for ecosystem functioning. Here we explore the biome-wide relationships between temperature, moisture and seven key plant functional traits both across space and over three decades of warming at 117 tundra locations. Spatial temperature–trait relationships were generally strong but soil moisture had a marked influence on the strength and direction of these relationships, highlighting the potentially important influence of changes in water availability on future trait shifts in tundra plant communities. Community height increased with warming across all sites over the past three decades, but other traits lagged far behind predicted rates of change. Our findings highlight the challenge of using space-for-time substitution to predict the functional consequences of future warming and suggest that functions that are tied closely to plant height will experience the most rapid change. They also reveal the strength with which environmental factors shape biotic communities at the coldest extremes of the planet and will help to improve projections of functional changes in tundra ecosystems with climate warming.","container-title":"Nature","DOI":"10.1038/s41586-018-0563-7","ISSN":"1476-4687","issue":"7725","language":"en","license":"2018 Springer Nature Limited","note":"publisher: Nature Publishing Group","page":"57-62","source":"www.nature.com","title":"Plant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M.","non-dropping-particle":"van"},{"family":"Bond-Lamberty","given":"Benjamin"},{"family":"Campetella","given":"Giandiego"},{"family":"Cerabolini","given":"Bruno E. L."},{"family":"Chapin","given":"F. Stuart"},{"family":"Cornwell","given":"William K."},{"family":"Craine","given":"Joseph"},{"family":"Dainese","given":"Matteo"},{"family":"Vries","given":"Franciska T.","non-dropping-particle":"de"},{"family":"Díaz","given":"Sandra"},{"family":"Enquist","given":"Brian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citation-key":"bjorkmanPlantFunctionalTrait2018"}}],"schema":"https://github.com/citation-style-language/schema/raw/master/csl-citation.json"} </w:instrText>
      </w:r>
      <w:r w:rsidR="00122C08">
        <w:fldChar w:fldCharType="separate"/>
      </w:r>
      <w:r w:rsidR="00122C08" w:rsidRPr="00122C08">
        <w:rPr>
          <w:rFonts w:ascii="Calibri" w:hAnsi="Calibri" w:cs="Calibri"/>
        </w:rPr>
        <w:t>(Bjorkman et al. 2018)</w:t>
      </w:r>
      <w:r w:rsidR="00122C08">
        <w:fldChar w:fldCharType="end"/>
      </w:r>
      <w:r w:rsidR="00122C08">
        <w:t>. Vertical habitat use in temperate and tropical ecosystems should be monitored over time to improve our understanding of how climate change may impact the three-dimensional structure of species’ assemblages.</w:t>
      </w:r>
    </w:p>
    <w:p w14:paraId="7837F4A8" w14:textId="1D9685E9" w:rsidR="003A6E7F" w:rsidRPr="004B41FA" w:rsidRDefault="004B41FA" w:rsidP="00140D07">
      <w:pPr>
        <w:pStyle w:val="Heading1"/>
        <w:spacing w:after="0" w:line="480" w:lineRule="auto"/>
      </w:pPr>
      <w:r w:rsidRPr="004B41FA">
        <w:t>Methods</w:t>
      </w:r>
      <w:r w:rsidR="003A6E7F" w:rsidRPr="004B41FA">
        <w:t xml:space="preserve"> </w:t>
      </w:r>
    </w:p>
    <w:p w14:paraId="6CB033F8" w14:textId="259EBD1B" w:rsidR="00E42874" w:rsidRDefault="00E42874" w:rsidP="00140D07">
      <w:pPr>
        <w:pStyle w:val="Heading2"/>
        <w:spacing w:after="0" w:line="480" w:lineRule="auto"/>
      </w:pPr>
      <w:r>
        <w:t>Assemblage verticality</w:t>
      </w:r>
    </w:p>
    <w:p w14:paraId="5A9889B2" w14:textId="4B200AE3" w:rsidR="00CE062D" w:rsidRDefault="00E42874" w:rsidP="00140D07">
      <w:pPr>
        <w:spacing w:after="0" w:line="480" w:lineRule="auto"/>
      </w:pPr>
      <w:r>
        <w:tab/>
        <w:t xml:space="preserve">We mapped the verticality of vertebrate assemblages </w:t>
      </w:r>
      <w:r w:rsidR="00CE062D">
        <w:t>in 111 km grid cells (~1</w:t>
      </w:r>
      <w:r w:rsidR="00CE062D">
        <w:rPr>
          <w:rFonts w:cstheme="minorHAnsi"/>
        </w:rPr>
        <w:t>°</w:t>
      </w:r>
      <w:r w:rsidR="00CE062D">
        <w:t xml:space="preserve"> at the equator)</w:t>
      </w:r>
      <w:r w:rsidR="00EE1986">
        <w:t xml:space="preserve"> using a cylindrical equal area projection</w:t>
      </w:r>
      <w:r w:rsidR="00CE062D">
        <w:t xml:space="preserve">. Range maps were obtained from the IUCN red list for mammals and amphibians </w:t>
      </w:r>
      <w:r w:rsidR="00CE062D">
        <w:fldChar w:fldCharType="begin"/>
      </w:r>
      <w:r w:rsidR="00CE062D">
        <w:instrText xml:space="preserve"> ADDIN ZOTERO_ITEM CSL_CITATION {"citationID":"5saC6QUb","properties":{"formattedCitation":"(IUCN 2023)","plainCitation":"(IUCN 2023)","noteIndex":0},"citationItems":[{"id":7322,"uris":["http://zotero.org/users/3386743/items/UFT2UIXP"],"itemData":{"id":7322,"type":"dataset","title":"The IUCN red list of threatened species. Version 6.3","URL":"https://www.iucnredlist.org","author":[{"family":"IUCN","given":""}],"accessed":{"date-parts":[["2023",11,11]]},"issued":{"date-parts":[["2023"]]},"citation-key":"iucnIUCNRedList2023"}}],"schema":"https://github.com/citation-style-language/schema/raw/master/csl-citation.json"} </w:instrText>
      </w:r>
      <w:r w:rsidR="00CE062D">
        <w:fldChar w:fldCharType="separate"/>
      </w:r>
      <w:r w:rsidR="00CE062D" w:rsidRPr="00CE062D">
        <w:rPr>
          <w:rFonts w:ascii="Calibri" w:hAnsi="Calibri" w:cs="Calibri"/>
        </w:rPr>
        <w:t>(IUCN 2023)</w:t>
      </w:r>
      <w:r w:rsidR="00CE062D">
        <w:fldChar w:fldCharType="end"/>
      </w:r>
      <w:r w:rsidR="00CE062D">
        <w:t xml:space="preserve">, </w:t>
      </w:r>
      <w:proofErr w:type="spellStart"/>
      <w:r w:rsidR="00CE062D">
        <w:t>BirdLife</w:t>
      </w:r>
      <w:proofErr w:type="spellEnd"/>
      <w:r w:rsidR="00CE062D">
        <w:t xml:space="preserve"> Internation for birds </w:t>
      </w:r>
      <w:r w:rsidR="00CE062D">
        <w:fldChar w:fldCharType="begin"/>
      </w:r>
      <w:r w:rsidR="00CE062D">
        <w:instrText xml:space="preserve"> ADDIN ZOTERO_ITEM CSL_CITATION {"citationID":"tIi4bTfJ","properties":{"formattedCitation":"(BirdLife International and Handbook of the Birds of the World 2022)","plainCitation":"(BirdLife International and Handbook of the Birds of the World 2022)","noteIndex":0},"citationItems":[{"id":7323,"uris":["http://zotero.org/users/3386743/items/8ZF9ZV9H"],"itemData":{"id":7323,"type":"dataset","title":"Bird species distribution maps of the world. Version 2022.2","URL":"http://datazone.birdlife.org/species/requestsdis","author":[{"family":"BirdLife International and Handbook of the Birds of the World","given":""}],"issued":{"date-parts":[["2022"]]},"citation-key":"birdlifeinternationalandhandbookofthebirdsoftheworldBirdSpeciesDistribution2022"}}],"schema":"https://github.com/citation-style-language/schema/raw/master/csl-citation.json"} </w:instrText>
      </w:r>
      <w:r w:rsidR="00CE062D">
        <w:fldChar w:fldCharType="separate"/>
      </w:r>
      <w:r w:rsidR="00CE062D" w:rsidRPr="00CE062D">
        <w:rPr>
          <w:rFonts w:ascii="Calibri" w:hAnsi="Calibri" w:cs="Calibri"/>
        </w:rPr>
        <w:t>(BirdLife International and Handbook of the Birds of the World 2022)</w:t>
      </w:r>
      <w:r w:rsidR="00CE062D">
        <w:fldChar w:fldCharType="end"/>
      </w:r>
      <w:r w:rsidR="00CE062D">
        <w:t xml:space="preserve">, and the Global Assessment of Reptile Distributions (GARD) </w:t>
      </w:r>
      <w:r w:rsidR="00CE062D">
        <w:fldChar w:fldCharType="begin"/>
      </w:r>
      <w:r w:rsidR="00CE062D">
        <w:instrText xml:space="preserve"> ADDIN ZOTERO_ITEM CSL_CITATION {"citationID":"Vvt49iHK","properties":{"formattedCitation":"(Roll et al. 2017, Caetano et al. 2022)","plainCitation":"(Roll et al. 2017, Caetano et al. 2022)","noteIndex":0},"citationItems":[{"id":7324,"uris":["http://zotero.org/users/3386743/items/CVLLLUPU"],"itemData":{"id":7324,"type":"article-journal","abstract":"The distributions of amphibians, birds and mammals have underpinned global and local conservation priorities, and have been fundamental to our understanding of the determinants of global biodiversity. In contrast, the global distributions of reptiles, representing a third of terrestrial vertebrate diversity, have been unavailable. This prevented the incorporation of reptiles into conservation planning and biased our understanding of the underlying processes governing global vertebrate biodiversity. Here, we present and analyse the global distribution of 10,064 reptile species (99% of extant terrestrial species). We show that richness patterns of the other three tetrapod classes are good spatial surrogates for species richness of all reptiles combined and of snakes, but characterize diversity patterns of lizards and turtles poorly. Hotspots of total and endemic lizard richness overlap very little with those of other taxa. Moreover, existing protected areas, sites of biodiversity significance and global conservation schemes represent birds and mammals better than reptiles. We show that additional conservation actions are needed to effectively protect reptiles, particularly lizards and turtles. Adding reptile knowledge to a global complementarity conservation priority scheme identifies many locations that consequently become important. Notably, investing resources in some of the world’s arid, grassland and savannah habitats might be necessary to represent all terrestrial vertebrates efficiently.","container-title":"Nature Ecology &amp; Evolution","DOI":"10.1038/s41559-017-0332-2","ISSN":"2397-334X","issue":"11","journalAbbreviation":"Nat Ecol Evol","language":"en","license":"2017 The Author(s)","note":"publisher: Nature Publishing Group","page":"1677-1682","source":"www.nature.com","title":"The global distribution of tetrapods reveals a need for targeted reptile conservation","volume":"1","author":[{"family":"Roll","given":"Uri"},{"family":"Feldman","given":"Anat"},{"family":"Novosolov","given":"Maria"},{"family":"Allison","given":"Allen"},{"family":"Bauer","given":"Aaron M."},{"family":"Bernard","given":"Rodolphe"},{"family":"Böhm","given":"Monika"},{"family":"Castro-Herrera","given":"Fernando"},{"family":"Chirio","given":"Laurent"},{"family":"Collen","given":"Ben"},{"family":"Colli","given":"Guarino R."},{"family":"Dabool","given":"Lital"},{"family":"Das","given":"Indraneil"},{"family":"Doan","given":"Tiffany M."},{"family":"Grismer","given":"Lee L."},{"family":"Hoogmoed","given":"Marinus"},{"family":"Itescu","given":"Yuval"},{"family":"Kraus","given":"Fred"},{"family":"LeBreton","given":"Matthew"},{"family":"Lewin","given":"Amir"},{"family":"Martins","given":"Marcio"},{"family":"Maza","given":"Erez"},{"family":"Meirte","given":"Danny"},{"family":"Nagy","given":"Zoltán T."},{"family":"C. Nogueira","given":"Cristiano","non-dropping-particle":"de"},{"family":"Pauwels","given":"Olivier S. G."},{"family":"Pincheira-Donoso","given":"Daniel"},{"family":"Powney","given":"Gary D."},{"family":"Sindaco","given":"Roberto"},{"family":"Tallowin","given":"Oliver J. S."},{"family":"Torres-Carvajal","given":"Omar"},{"family":"Trape","given":"Jean-François"},{"family":"Vidan","given":"Enav"},{"family":"Uetz","given":"Peter"},{"family":"Wagner","given":"Philipp"},{"family":"Wang","given":"Yuezhao"},{"family":"Orme","given":"C. David L."},{"family":"Grenyer","given":"Richard"},{"family":"Meiri","given":"Shai"}],"issued":{"date-parts":[["2017",11]]},"citation-key":"rollGlobalDistributionTetrapods2017"}},{"id":7326,"uris":["http://zotero.org/users/3386743/items/2V8SL6LD"],"itemData":{"id":7326,"type":"article-journal","abstract":"The Red List of Threatened Species, published by the International Union for Conservation of Nature (IUCN), is a crucial tool for conservation decision-making. However, despite substantial effort, numerous species remain unassessed or have insufficient data available to be assigned a Red List extinction risk category. Moreover, the Red Listing process is subject to various sources of uncertainty and bias. The development of robust automated assessment methods could serve as an efficient and highly useful tool to accelerate the assessment process and offer provisional assessments. Here, we aimed to (1) present a machine learning–based automated extinction risk assessment method that can be used on less known species; (2) offer provisional assessments for all reptiles—the only major tetrapod group without a comprehensive Red List assessment; and (3) evaluate potential effects of human decision biases on the outcome of assessments. We use the method presented here to assess 4,369 reptile species that are currently unassessed or classified as Data Deficient by the IUCN. The models used in our predictions were 90% accurate in classifying species as threatened/nonthreatened, and 84% accurate in predicting specific extinction risk categories. Unassessed and Data Deficient reptiles were considerably more likely to be threatened than assessed species, adding to mounting evidence that these species warrant more conservation attention. The overall proportion of threatened species greatly increased when we included our provisional assessments. Assessor identities strongly affected prediction outcomes, suggesting that assessor effects need to be carefully considered in extinction risk assessments. Regions and taxa we identified as likely to be more threatened should be given increased attention in new assessments and conservation planning. Lastly, the method we present here can be easily implemented to help bridge the assessment gap for other less known taxa.","container-title":"PLOS Biology","DOI":"10.1371/journal.pbio.3001544","ISSN":"1545-7885","issue":"5","journalAbbreviation":"PLOS Biology","language":"en","note":"publisher: Public Library of Science","page":"e3001544","source":"PLoS Journals","title":"Automated assessment reveals that the extinction risk of reptiles is widely underestimated across space and phylogeny","volume":"20","author":[{"family":"Caetano","given":"Gabriel Henrique de Oliveira"},{"family":"Chapple","given":"David G."},{"family":"Grenyer","given":"Richard"},{"family":"Raz","given":"Tal"},{"family":"Rosenblatt","given":"Jonathan"},{"family":"Tingley","given":"Reid"},{"family":"Böhm","given":"Monika"},{"family":"Meiri","given":"Shai"},{"family":"Roll","given":"Uri"}],"issued":{"date-parts":[["2022",5,26]]},"citation-key":"caetanoAutomatedAssessmentReveals2022"}}],"schema":"https://github.com/citation-style-language/schema/raw/master/csl-citation.json"} </w:instrText>
      </w:r>
      <w:r w:rsidR="00CE062D">
        <w:fldChar w:fldCharType="separate"/>
      </w:r>
      <w:r w:rsidR="00CE062D" w:rsidRPr="00CE062D">
        <w:rPr>
          <w:rFonts w:ascii="Calibri" w:hAnsi="Calibri" w:cs="Calibri"/>
        </w:rPr>
        <w:t>(Roll et al. 2017, Caetano et al. 2022)</w:t>
      </w:r>
      <w:r w:rsidR="00CE062D">
        <w:fldChar w:fldCharType="end"/>
      </w:r>
      <w:r w:rsidR="00CE062D">
        <w:t xml:space="preserve">. </w:t>
      </w:r>
      <w:r w:rsidR="002B375B">
        <w:t>To calculate the verticality of each assemblage (i.e., grid cell), w</w:t>
      </w:r>
      <w:r w:rsidR="00E43069">
        <w:t>e assigned each species a verticality score between zero and one</w:t>
      </w:r>
      <w:r w:rsidR="002B375B">
        <w:t xml:space="preserve"> and took the average verticality of all species whose ranges overlapped with the grid cell.</w:t>
      </w:r>
      <w:r w:rsidR="00E43069">
        <w:t xml:space="preserve"> For mammals, reptiles, and amphibians, verticality scores were based on their use of fossorial (0), terrestrial (0.5), and arboreal habitats (1) as defined in the </w:t>
      </w:r>
      <w:proofErr w:type="spellStart"/>
      <w:r w:rsidR="00E43069">
        <w:t>TetrapodTraits</w:t>
      </w:r>
      <w:proofErr w:type="spellEnd"/>
      <w:r w:rsidR="00E43069">
        <w:t xml:space="preserve"> database</w:t>
      </w:r>
      <w:r w:rsidR="0015630E">
        <w:t xml:space="preserve"> </w:t>
      </w:r>
      <w:r w:rsidR="0015630E">
        <w:fldChar w:fldCharType="begin"/>
      </w:r>
      <w:r w:rsidR="0015630E">
        <w:instrText xml:space="preserve"> ADDIN ZOTERO_ITEM CSL_CITATION {"citationID":"T7Agnz7o","properties":{"formattedCitation":"(Moura et al. 2024)","plainCitation":"(Moura et al. 2024)","noteIndex":0},"citationItems":[{"id":7328,"uris":["http://zotero.org/users/3386743/items/IY3H4WKL"],"itemData":{"id":7328,"type":"article","abstract":"Abstract\n          Tetrapods (amphibian, reptiles, birds and mammals) are model systems for global biodiversity science, but continuing data gaps, limited data standardisation, and ongoing flux in taxonomic nomenclature constrain integrative research on this group and potentially cause biased inference. We combined and harmonised taxonomic, spatial, phylogenetic, and attribute data with phylogeny-based multiple imputation to provide a comprehensive data resource (TetrapodTraits 1.0.0) that includes values, predictions, and sources for body size, activity time, micro- and macrohabitat, ecosystem, threat status, biogeography, insularity, environmental preferences and human influence, for all 33,281 tetrapod species covered in recent fully sampled phylogenies. We assess gaps and biases across taxa and space, finding that shared data missing in attribute values increased with taxon-level completeness and richness across clades. Prediction of missing attribute values using multiple imputation revealed substantial changes in estimated macroecological patterns. These results highlight biases incurred by non-random missingness and strategies to best address them. While there is an obvious need for further data collection and updates, our phylogeny--informed database of tetrapod traits can support a more comprehensive representation of tetrapod species and their attributes in ecology, evolution, and conservation research.","DOI":"10.1101/2023.03.04.531098","language":"en","source":"Ecology","title":"A phylogeny-informed characterisation of global tetrapod traits addresses data gaps and biases","URL":"http://biorxiv.org/lookup/doi/10.1101/2023.03.04.531098","author":[{"family":"Moura","given":"Mario R."},{"family":"Ceron","given":"Karoline"},{"family":"Guedes","given":"Jhonny J. M."},{"family":"Chen-Zhao","given":"Rosana"},{"family":"Sica","given":"Yanina V."},{"family":"Hart","given":"Julie"},{"family":"Dorman","given":"Wendy"},{"family":"Portmann","given":"Julia M."},{"family":"Gonzalez-del-Pliego","given":"Pamela"},{"family":"Ranipeta","given":"Ajay"},{"family":"Catenazzi","given":"Alessandro"},{"family":"Werneck","given":"Fernanda P."},{"family":"Toledo","given":"Luís Felipe"},{"family":"Upham","given":"Nathan S."},{"family":"Tonini","given":"João F. R."},{"family":"Colston","given":"Timothy J."},{"family":"Guralnick","given":"Robert"},{"family":"Bowie","given":"Rauri C. K."},{"family":"Pyron","given":"R. Alexander"},{"family":"Jetz","given":"Walter"}],"accessed":{"date-parts":[["2024",4,14]]},"issued":{"date-parts":[["2024"]]},"citation-key":"mouraPhylogenyinformedCharacterisationGlobal2024"}}],"schema":"https://github.com/citation-style-language/schema/raw/master/csl-citation.json"} </w:instrText>
      </w:r>
      <w:r w:rsidR="0015630E">
        <w:fldChar w:fldCharType="separate"/>
      </w:r>
      <w:r w:rsidR="0015630E" w:rsidRPr="0015630E">
        <w:rPr>
          <w:rFonts w:ascii="Calibri" w:hAnsi="Calibri" w:cs="Calibri"/>
        </w:rPr>
        <w:t>(Moura et al. 2024)</w:t>
      </w:r>
      <w:r w:rsidR="0015630E">
        <w:fldChar w:fldCharType="end"/>
      </w:r>
      <w:r w:rsidR="00E43069">
        <w:t xml:space="preserve">. </w:t>
      </w:r>
      <w:r w:rsidR="00CD041C">
        <w:t xml:space="preserve">This dataset uses phylogenetic imputation to identify traits if trait data is not available in the literature. For species where imputation was necessary, we considered them to use a given vertical niche if the imputation probability exceeded 0.7. </w:t>
      </w:r>
      <w:r w:rsidR="00246317">
        <w:t xml:space="preserve">For birds, we calculated verticality scores based on their occurrence in different foraging strata as identified in the </w:t>
      </w:r>
      <w:proofErr w:type="spellStart"/>
      <w:r w:rsidR="00246317">
        <w:t>EltonTraits</w:t>
      </w:r>
      <w:proofErr w:type="spellEnd"/>
      <w:r w:rsidR="00246317">
        <w:t xml:space="preserve"> </w:t>
      </w:r>
      <w:r w:rsidR="00246317">
        <w:lastRenderedPageBreak/>
        <w:t>database</w:t>
      </w:r>
      <w:r w:rsidR="00E71A0C">
        <w:t xml:space="preserve"> </w:t>
      </w:r>
      <w:r w:rsidR="00E71A0C">
        <w:fldChar w:fldCharType="begin"/>
      </w:r>
      <w:r w:rsidR="00E71A0C">
        <w:instrText xml:space="preserve"> ADDIN ZOTERO_ITEM CSL_CITATION {"citationID":"XPr1Gxsm","properties":{"formattedCitation":"(Wilman et al. 2014)","plainCitation":"(Wilman et al. 2014)","noteIndex":0},"citationItems":[{"id":7331,"uris":["http://zotero.org/users/3386743/items/D9X3JGNR"],"itemData":{"id":7331,"type":"article-journal","abstract":"Species are characterized by physiological, behavioral, and ecological attributes that are all subject to varying evolutionary and ecological constraints and jointly determine species' role and function in ecosystems. Attributes such as diet, foraging strata, foraging time, and body size, in particular, characterize a large portion of the “Eltonian” niches of species. Here we present a global species-level compilation of these key attributes for all 9993 and 5400 extant bird and mammal species derived from key literature sources. Global handbooks and monographs allowed the consistent sourcing of attributes for most species. For diet and foraging stratum we followed a defined protocol to translate the verbal descriptions into standardized, semiquantitative information about relative importance of different categories. Together with body size (continuous) and activity time (categorical) this enables a much finer distinction of species' foraging ecology than typical categorical guild assignments allow. Attributes lacking information for specific species are flagged, and interpolated values based on taxonomy are provided instead. The presented data set is limited by, among others, these select cases missing observed data, by errors and uncertainty in the expert assessment as presented in the literature, and by the lack of intraspecific information. However, the standardized and transparent nature and complete global coverage of the data set should support an array of potential studies in biogeography, community ecology, macroevolution, global change biology, and conservation. Potential uses include comparative work involving these traits as focal or secondary variables, ecological research on the trait or trophic structure of communities, or conservation science concerned with the loss of function among species or in ecosystems in a changing world. We hope that this publication will spur the sharing, collaborative curation, and extension of data to the benefit of a more integrative, rigorous, and global biodiversity science.","container-title":"Ecology","DOI":"10.1890/13-1917.1","ISSN":"1939-9170","issue":"7","language":"en","note":"_eprint: https://onlinelibrary.wiley.com/doi/pdf/10.1890/13-1917.1","page":"2027-2027","source":"Wiley Online Library","title":"EltonTraits 1.0: Species-level foraging attributes of the world's birds and mammals","title-short":"EltonTraits 1.0","volume":"95","author":[{"family":"Wilman","given":"Hamish"},{"family":"Belmaker","given":"Jonathan"},{"family":"Simpson","given":"Jennifer"},{"family":"Rosa","given":"Carolina","non-dropping-particle":"de la"},{"family":"Rivadeneira","given":"Marcelo M."},{"family":"Jetz","given":"Walter"}],"issued":{"date-parts":[["2014"]]},"citation-key":"wilmanEltonTraitsSpecieslevelForaging2014"}}],"schema":"https://github.com/citation-style-language/schema/raw/master/csl-citation.json"} </w:instrText>
      </w:r>
      <w:r w:rsidR="00E71A0C">
        <w:fldChar w:fldCharType="separate"/>
      </w:r>
      <w:r w:rsidR="00E71A0C" w:rsidRPr="00E71A0C">
        <w:rPr>
          <w:rFonts w:ascii="Calibri" w:hAnsi="Calibri" w:cs="Calibri"/>
        </w:rPr>
        <w:t>(Wilman et al. 2014)</w:t>
      </w:r>
      <w:r w:rsidR="00E71A0C">
        <w:fldChar w:fldCharType="end"/>
      </w:r>
      <w:r w:rsidR="000737F7">
        <w:t>. We classified foraging below the water surface, around the water surface, and on the ground as 0.5, in the understory as 0.667, mid-high canopy as 0.8337, and in or above the upper canopy as 1.</w:t>
      </w:r>
      <w:r w:rsidR="000737F7" w:rsidRPr="000737F7">
        <w:t xml:space="preserve"> </w:t>
      </w:r>
      <w:r w:rsidR="00EA29B3">
        <w:t xml:space="preserve">If species used multiple vertical habitats, vertical scores were averaged. For example, if a species occurred in terrestrial (0.5) and arboreal (1) habitats, it would receive a verticality score of 0.75. </w:t>
      </w:r>
      <w:r w:rsidR="000737F7">
        <w:t>Species that occupied only aerial vertical niches or that did not occur in terrestrial habitats were excluded from the analysis.</w:t>
      </w:r>
    </w:p>
    <w:p w14:paraId="5A013DDA" w14:textId="68D5BCDB" w:rsidR="00EA71C7" w:rsidRDefault="00EA71C7" w:rsidP="00140D07">
      <w:pPr>
        <w:spacing w:after="0" w:line="480" w:lineRule="auto"/>
      </w:pPr>
      <w:r>
        <w:tab/>
        <w:t>Verticality exhibited a strong positive correlation with species richness. To examine spatial patterns of verticality independently of species richness, we calculated the standard effect size (SES) of mean verticality. We defined species pools based on biogeographic realm</w:t>
      </w:r>
      <w:r w:rsidR="00E81974">
        <w:t xml:space="preserve"> </w:t>
      </w:r>
      <w:r w:rsidR="00E81974">
        <w:fldChar w:fldCharType="begin"/>
      </w:r>
      <w:r w:rsidR="00E81974">
        <w:instrText xml:space="preserve"> ADDIN ZOTERO_ITEM CSL_CITATION {"citationID":"0wiRvDGO","properties":{"formattedCitation":"(Dinerstein et al. 2017)","plainCitation":"(Dinerstein et al. 2017)","noteIndex":0},"citationItems":[{"id":7337,"uris":["http://zotero.org/users/3386743/items/S4B2YXX5"],"itemData":{"id":7337,"type":"article-journal","abstract":"We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livelihoods.","container-title":"BioScience","DOI":"10.1093/biosci/bix014","ISSN":"0006-3568","issue":"6","journalAbbreviation":"BioScience","page":"534-545","source":"Silverchair","title":"An Ecoregion-Based Approach to Protecting Half the Terrestrial Realm","volume":"67","author":[{"family":"Dinerstein","given":"Eric"},{"family":"Olson","given":"David"},{"family":"Joshi","given":"Anup"},{"family":"Vynne","given":"Carly"},{"family":"Burgess","given":"Neil D."},{"family":"Wikramanayake","given":"Eric"},{"family":"Hahn","given":"Nathan"},{"family":"Palminteri","given":"Suzanne"},{"family":"Hedao","given":"Prashant"},{"family":"Noss","given":"Reed"},{"family":"Hansen","given":"Matt"},{"family":"Locke","given":"Harvey"},{"family":"Ellis","given":"Erle C"},{"family":"Jones","given":"Benjamin"},{"family":"Barber","given":"Charles Victor"},{"family":"Hayes","given":"Randy"},{"family":"Kormos","given":"Cyril"},{"family":"Martin","given":"Vance"},{"family":"Crist","given":"Eileen"},{"family":"Sechrest","given":"Wes"},{"family":"Price","given":"Lori"},{"family":"Baillie","given":"Jonathan E. M."},{"family":"Weeden","given":"Don"},{"family":"Suckling","given":"Kierán"},{"family":"Davis","given":"Crystal"},{"family":"Sizer","given":"Nigel"},{"family":"Moore","given":"Rebecca"},{"family":"Thau","given":"David"},{"family":"Birch","given":"Tanya"},{"family":"Potapov","given":"Peter"},{"family":"Turubanova","given":"Svetlana"},{"family":"Tyukavina","given":"Alexandra"},{"family":"Souza","given":"Nadia","non-dropping-particle":"de"},{"family":"Pintea","given":"Lilian"},{"family":"Brito","given":"José C."},{"family":"Llewellyn","given":"Othman A."},{"family":"Miller","given":"Anthony G."},{"family":"Patzelt","given":"Annette"},{"family":"Ghazanfar","given":"Shahina A."},{"family":"Timberlake","given":"Jonathan"},{"family":"Klöser","given":"Heinz"},{"family":"Shennan-Farpón","given":"Yara"},{"family":"Kindt","given":"Roeland"},{"family":"Lillesø","given":"Jens-Peter Barnekow"},{"family":"Breugel","given":"Paulo","non-dropping-particle":"van"},{"family":"Graudal","given":"Lars"},{"family":"Voge","given":"Maianna"},{"family":"Al-Shammari","given":"Khalaf F."},{"family":"Saleem","given":"Muhammad"}],"issued":{"date-parts":[["2017",6,1]]},"citation-key":"dinersteinEcoregionBasedApproachProtecting2017"}}],"schema":"https://github.com/citation-style-language/schema/raw/master/csl-citation.json"} </w:instrText>
      </w:r>
      <w:r w:rsidR="00E81974">
        <w:fldChar w:fldCharType="separate"/>
      </w:r>
      <w:r w:rsidR="00E81974" w:rsidRPr="00E81974">
        <w:rPr>
          <w:rFonts w:ascii="Calibri" w:hAnsi="Calibri" w:cs="Calibri"/>
        </w:rPr>
        <w:t>(Dinerstein et al. 2017)</w:t>
      </w:r>
      <w:r w:rsidR="00E81974">
        <w:fldChar w:fldCharType="end"/>
      </w:r>
      <w:r>
        <w:t xml:space="preserve"> and generated a null distribution of expected verticality given random chance for each grid cell using 100 simulations.</w:t>
      </w:r>
    </w:p>
    <w:p w14:paraId="0AA77BB3" w14:textId="5B891BB2" w:rsidR="00CA11AF" w:rsidRDefault="00CA11AF" w:rsidP="00140D07">
      <w:pPr>
        <w:pStyle w:val="Heading2"/>
        <w:spacing w:after="0" w:line="480" w:lineRule="auto"/>
      </w:pPr>
      <w:r>
        <w:t>Environmental data</w:t>
      </w:r>
    </w:p>
    <w:p w14:paraId="1672FF51" w14:textId="260FD53A" w:rsidR="00CA11AF" w:rsidRDefault="00CA11AF" w:rsidP="00140D07">
      <w:pPr>
        <w:spacing w:after="0" w:line="480" w:lineRule="auto"/>
      </w:pPr>
      <w:r>
        <w:tab/>
        <w:t>We obtained present and future global climate data from CHELSA v2.1</w:t>
      </w:r>
      <w:r w:rsidR="0039241E">
        <w:t xml:space="preserve"> </w:t>
      </w:r>
      <w:r w:rsidR="0039241E">
        <w:fldChar w:fldCharType="begin"/>
      </w:r>
      <w:r w:rsidR="0039241E">
        <w:instrText xml:space="preserve"> ADDIN ZOTERO_ITEM CSL_CITATION {"citationID":"CS0tkcdM","properties":{"formattedCitation":"(Karger et al. 2017, 2021)","plainCitation":"(Karger et al. 2017, 2021)","noteIndex":0},"citationItems":[{"id":6531,"uris":["http://zotero.org/users/3386743/items/TQLG98WV"],"itemData":{"id":6531,"type":"article-journal","abstract":"Abstract\n            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better.","container-title":"Scientific Data","DOI":"10.1038/sdata.2017.122","ISSN":"2052-4463","issue":"1","journalAbbreviation":"Sci Data","language":"en","page":"170122","source":"DOI.org (Crossref)","title":"Climatologies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9,5]]},"citation-key":"kargerClimatologiesHighResolution2017"}},{"id":4260,"uris":["http://zotero.org/users/3386743/items/IPJUCYUF"],"itemData":{"id":4260,"type":"article-journal","abstract":"High-resolution information on climatic conditions is essential to many applications in environmental and ecological sciences. Here we present the CHELSA (Climatologies at high resolution for the earth’s land surface areas) data of downscaled temperature and precipitation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CHELSA data published in EnviDat includes the deprecated version 1.2 (originally published under 10.5061/dryad.kd1d4). Please use the current 2.1 version. Paper Citation: - _Karger DN. et al. Climatologies at high resolution for the earth’s land surface areas, Scientific Data, 4, 170122 (2017) [doi: 10.1038/sdata.2017.122](https://doi.org/10.1038/sdata.2017.122)._","container-title":"EnviDat","DOI":"http://dx.doi.org/doi:10.16904/envidat.228.v2.1","language":"en","license":"Creative Commons Zero v1.0 Universal","note":"dimensions: 2.1 KB\nmedium: geotiff\npage: 2.1 KB","source":"DOI.org (Datacite)","title":"Data from: Climatologies at high resolution for the earth’s land surface areas","author":[{"family":"Karger","given":"Dirk Nikolaus"},{"family":"Conrad","given":"Olaf"},{"family":"Böhner","given":"Jürgen"},{"family":"Kawohl","given":"Tobias"},{"family":"Kreft","given":"Holger"},{"family":"Soria-Auza, Rodrigo Wilber","given":""},{"family":"Zimmermann, Niklaus E.","given":""},{"family":"Linder, H. Peter","given":""},{"family":"Kessler, Michael","given":""}],"contributor":[{"family":"Karger, Dirk Nikolaus","given":""}],"accessed":{"date-parts":[["2022",8,3]]},"issued":{"date-parts":[["2021"]]},"citation-key":"kargerDataClimatologiesHigh2021"}}],"schema":"https://github.com/citation-style-language/schema/raw/master/csl-citation.json"} </w:instrText>
      </w:r>
      <w:r w:rsidR="0039241E">
        <w:fldChar w:fldCharType="separate"/>
      </w:r>
      <w:r w:rsidR="0039241E" w:rsidRPr="0039241E">
        <w:rPr>
          <w:rFonts w:ascii="Calibri" w:hAnsi="Calibri" w:cs="Calibri"/>
        </w:rPr>
        <w:t>(Karger et al. 2017, 2021)</w:t>
      </w:r>
      <w:r w:rsidR="0039241E">
        <w:fldChar w:fldCharType="end"/>
      </w:r>
      <w:r w:rsidR="0039241E">
        <w:t xml:space="preserve">. Present climate data represents the </w:t>
      </w:r>
      <w:proofErr w:type="gramStart"/>
      <w:r w:rsidR="0039241E">
        <w:t>time period</w:t>
      </w:r>
      <w:proofErr w:type="gramEnd"/>
      <w:r w:rsidR="0039241E">
        <w:t xml:space="preserve"> 1981-2010 and future climate data represents climate scenario SSP585 for the time period 2071-2100. </w:t>
      </w:r>
      <w:r w:rsidR="007A1C00">
        <w:t xml:space="preserve">Climate velocity represents the average rate of at which thermal isotherms have shifted between the last glacial maximum and present climate conditions </w:t>
      </w:r>
      <w:r w:rsidR="007A1C00">
        <w:fldChar w:fldCharType="begin"/>
      </w:r>
      <w:r w:rsidR="007A1C00">
        <w:instrText xml:space="preserve"> ADDIN ZOTERO_ITEM CSL_CITATION {"citationID":"YRjD8iaJ","properties":{"formattedCitation":"(Sandel et al. 2011)","plainCitation":"(Sandel et al. 2011)","noteIndex":0},"citationItems":[{"id":3815,"uris":["http://zotero.org/users/3386743/items/FREW46XE"],"itemData":{"id":3815,"type":"article-journal","container-title":"Science","DOI":"10.1126/science.1210173","issue":"6056","note":"publisher: American Association for the Advancement of Science","page":"660-664","source":"science.org (Atypon)","title":"The Influence of Late Quaternary Climate-Change Velocity on Species Endemism","volume":"334","author":[{"family":"Sandel","given":"B."},{"family":"Arge","given":"L."},{"family":"Dalsgaard","given":"B."},{"family":"Davies","given":"R. G."},{"family":"Gaston","given":"K. J."},{"family":"Sutherland","given":"W. J."},{"family":"Svenning","given":"J.-C."}],"issued":{"date-parts":[["2011",11,4]]},"citation-key":"sandelInfluenceLateQuaternary2011"}}],"schema":"https://github.com/citation-style-language/schema/raw/master/csl-citation.json"} </w:instrText>
      </w:r>
      <w:r w:rsidR="007A1C00">
        <w:fldChar w:fldCharType="separate"/>
      </w:r>
      <w:r w:rsidR="007A1C00" w:rsidRPr="007A1C00">
        <w:rPr>
          <w:rFonts w:ascii="Calibri" w:hAnsi="Calibri" w:cs="Calibri"/>
        </w:rPr>
        <w:t>(Sandel et al. 2011)</w:t>
      </w:r>
      <w:r w:rsidR="007A1C00">
        <w:fldChar w:fldCharType="end"/>
      </w:r>
      <w:r w:rsidR="007A1C00">
        <w:t>. Vegetative complexity was calculated as the product of vegetation density</w:t>
      </w:r>
      <w:r w:rsidR="00EE1986">
        <w:t xml:space="preserve"> </w:t>
      </w:r>
      <w:r w:rsidR="00EE1986">
        <w:fldChar w:fldCharType="begin"/>
      </w:r>
      <w:r w:rsidR="00EE1986">
        <w:instrText xml:space="preserve"> ADDIN ZOTERO_ITEM CSL_CITATION {"citationID":"VmpvIyZ6","properties":{"formattedCitation":"(Crowther et al. 2015)","plainCitation":"(Crowther et al. 2015)","noteIndex":0},"citationItems":[{"id":7334,"uris":["http://zotero.org/users/3386743/items/SJ45YWS6"],"itemData":{"id":7334,"type":"article-journal","container-title":"Nature","DOI":"10.1038/nature14967","ISSN":"0028-0836, 1476-4687","issue":"7568","journalAbbreviation":"Nature","language":"en","page":"201-205","source":"DOI.org (Crossref)","title":"Mapping tree density at a global scale","volume":"525","author":[{"family":"Crowther","given":"T. W."},{"family":"Glick","given":"H. B."},{"family":"Covey","given":"K. R."},{"family":"Bettigole","given":"C."},{"family":"Maynard","given":"D. S."},{"family":"Thomas","given":"S. M."},{"family":"Smith","given":"J. R."},{"family":"Hintler","given":"G."},{"family":"Duguid","given":"M. C."},{"family":"Amatulli","given":"G."},{"family":"Tuanmu","given":"M.-N."},{"family":"Jetz","given":"W."},{"family":"Salas","given":"C."},{"family":"Stam","given":"C."},{"family":"Piotto","given":"D."},{"family":"Tavani","given":"R."},{"family":"Green","given":"S."},{"family":"Bruce","given":"G."},{"family":"Williams","given":"S. J."},{"family":"Wiser","given":"S. K."},{"family":"Huber","given":"M. O."},{"family":"Hengeveld","given":"G. M."},{"family":"Nabuurs","given":"G.-J."},{"family":"Tikhonova","given":"E."},{"family":"Borchardt","given":"P."},{"family":"Li","given":"C.-F."},{"family":"Powrie","given":"L. W."},{"family":"Fischer","given":"M."},{"family":"Hemp","given":"A."},{"family":"Homeier","given":"J."},{"family":"Cho","given":"P."},{"family":"Vibrans","given":"A. C."},{"family":"Umunay","given":"P. M."},{"family":"Piao","given":"S. L."},{"family":"Rowe","given":"C. W."},{"family":"Ashton","given":"M. S."},{"family":"Crane","given":"P. R."},{"family":"Bradford","given":"M. A."}],"issued":{"date-parts":[["2015",9,10]]},"citation-key":"crowtherMappingTreeDensity2015"}}],"schema":"https://github.com/citation-style-language/schema/raw/master/csl-citation.json"} </w:instrText>
      </w:r>
      <w:r w:rsidR="00EE1986">
        <w:fldChar w:fldCharType="separate"/>
      </w:r>
      <w:r w:rsidR="00EE1986" w:rsidRPr="00EE1986">
        <w:rPr>
          <w:rFonts w:ascii="Calibri" w:hAnsi="Calibri" w:cs="Calibri"/>
        </w:rPr>
        <w:t>(Crowther et al. 2015)</w:t>
      </w:r>
      <w:r w:rsidR="00EE1986">
        <w:fldChar w:fldCharType="end"/>
      </w:r>
      <w:r w:rsidR="007A1C00">
        <w:t xml:space="preserve"> and </w:t>
      </w:r>
      <w:r w:rsidR="00EE1986">
        <w:t>canopy</w:t>
      </w:r>
      <w:r w:rsidR="007A1C00">
        <w:t xml:space="preserve"> height</w:t>
      </w:r>
      <w:r w:rsidR="00EE1986">
        <w:t xml:space="preserve"> </w:t>
      </w:r>
      <w:r w:rsidR="00EE1986">
        <w:fldChar w:fldCharType="begin"/>
      </w:r>
      <w:r w:rsidR="00EE1986">
        <w:instrText xml:space="preserve"> ADDIN ZOTERO_ITEM CSL_CITATION {"citationID":"3pCLNkvv","properties":{"formattedCitation":"(Lang et al. 2023)","plainCitation":"(Lang et al. 2023)","noteIndex":0},"citationItems":[{"id":7335,"uris":["http://zotero.org/users/3386743/items/7XLBX5M5"],"itemData":{"id":7335,"type":"article-journal","abstract":"The worldwide variation in vegetation height is fundamental to the global carbon cycle and central to the functioning of ecosystems and their biodiversity. Geospatially explicit and, ideally, highly resolved information is required to manage terrestrial ecosystems, mitigate climate change and prevent biodiversity loss. Here we present a comprehensive global canopy height map at 10 m ground sampling distance for the year 2020. We have developed a probabilistic deep learning model that fuses sparse height data from the Global Ecosystem Dynamics Investigation (GEDI) space-borne LiDAR mission with dense optical satellite images from Sentinel-2. This model retrieves canopy-top height from Sentinel-2 images anywhere on Earth and quantifies the uncertainty in these estimates. Our approach improves the retrieval of tall canopies with typically high carbon stocks. According to our map, only 5% of the global landmass is covered by trees taller than 30 m. Further, we find that only 34% of these tall canopies are located within protected areas. Thus, the approach can serve ongoing efforts in forest conservation and has the potential to foster advances in climate, carbon and biodiversity modelling.","container-title":"Nature Ecology &amp; Evolution","DOI":"10.1038/s41559-023-02206-6","ISSN":"2397-334X","issue":"11","journalAbbreviation":"Nat Ecol Evol","language":"en","license":"2023 The Author(s)","note":"publisher: Nature Publishing Group","page":"1778-1789","source":"www.nature.com","title":"A high-resolution canopy height model of the Earth","volume":"7","author":[{"family":"Lang","given":"Nico"},{"family":"Jetz","given":"Walter"},{"family":"Schindler","given":"Konrad"},{"family":"Wegner","given":"Jan Dirk"}],"issued":{"date-parts":[["2023",11]]},"citation-key":"langHighresolutionCanopyHeight2023"}}],"schema":"https://github.com/citation-style-language/schema/raw/master/csl-citation.json"} </w:instrText>
      </w:r>
      <w:r w:rsidR="00EE1986">
        <w:fldChar w:fldCharType="separate"/>
      </w:r>
      <w:r w:rsidR="00EE1986" w:rsidRPr="00EE1986">
        <w:rPr>
          <w:rFonts w:ascii="Calibri" w:hAnsi="Calibri" w:cs="Calibri"/>
        </w:rPr>
        <w:t>(Lang et al. 2023)</w:t>
      </w:r>
      <w:r w:rsidR="00EE1986">
        <w:fldChar w:fldCharType="end"/>
      </w:r>
      <w:r w:rsidR="007A1C00">
        <w:t>.</w:t>
      </w:r>
      <w:r w:rsidR="00EE1986">
        <w:t xml:space="preserve"> </w:t>
      </w:r>
      <w:r w:rsidR="00E81974">
        <w:t xml:space="preserve">Elevation data was obtained from </w:t>
      </w:r>
      <w:r w:rsidR="00EE1986">
        <w:t xml:space="preserve">All </w:t>
      </w:r>
      <w:r w:rsidR="00587416">
        <w:t>environmental data was resampled to the resolution and projection of the assemblage data.</w:t>
      </w:r>
      <w:r w:rsidR="00E81974">
        <w:t xml:space="preserve"> </w:t>
      </w:r>
    </w:p>
    <w:p w14:paraId="15FAB9A1" w14:textId="08C637BE" w:rsidR="000B6220" w:rsidRDefault="000B6220" w:rsidP="00140D07">
      <w:pPr>
        <w:pStyle w:val="Heading2"/>
        <w:spacing w:after="0" w:line="480" w:lineRule="auto"/>
      </w:pPr>
      <w:r>
        <w:t>S</w:t>
      </w:r>
      <w:r w:rsidR="00EA71C7">
        <w:t>imultaneous</w:t>
      </w:r>
      <w:r>
        <w:t xml:space="preserve"> autoregressive models</w:t>
      </w:r>
    </w:p>
    <w:p w14:paraId="09647AB6" w14:textId="05A12FE5" w:rsidR="00E81974" w:rsidRDefault="00EA71C7" w:rsidP="00140D07">
      <w:pPr>
        <w:spacing w:after="0" w:line="480" w:lineRule="auto"/>
        <w:ind w:firstLine="720"/>
        <w:rPr>
          <w:iCs/>
        </w:rPr>
      </w:pPr>
      <w:r>
        <w:rPr>
          <w:iCs/>
        </w:rPr>
        <w:t xml:space="preserve">We used simultaneous autoregressive (SAR) models with a spatial error term to model </w:t>
      </w:r>
      <w:r w:rsidR="00E81974">
        <w:rPr>
          <w:iCs/>
        </w:rPr>
        <w:t xml:space="preserve">the </w:t>
      </w:r>
      <w:r>
        <w:rPr>
          <w:iCs/>
        </w:rPr>
        <w:t xml:space="preserve">impact of environmental factors on the </w:t>
      </w:r>
      <w:r w:rsidR="00E81974">
        <w:rPr>
          <w:iCs/>
        </w:rPr>
        <w:t>SES</w:t>
      </w:r>
      <w:r>
        <w:rPr>
          <w:iCs/>
        </w:rPr>
        <w:t xml:space="preserve"> of mean verticality.</w:t>
      </w:r>
      <w:r w:rsidR="00E81974">
        <w:rPr>
          <w:iCs/>
        </w:rPr>
        <w:t xml:space="preserve"> Environmental variables included mean elevation, vegetative complexity, climate velocity, </w:t>
      </w:r>
      <w:r>
        <w:rPr>
          <w:iCs/>
        </w:rPr>
        <w:t xml:space="preserve"> </w:t>
      </w:r>
      <w:r w:rsidR="00E81974">
        <w:rPr>
          <w:iCs/>
        </w:rPr>
        <w:t>mean annual temperature, maximum temperature of the warmest quarter, minimum temperature of the coldest quarter,</w:t>
      </w:r>
      <w:r w:rsidR="00ED43BF">
        <w:rPr>
          <w:iCs/>
        </w:rPr>
        <w:t xml:space="preserve"> diurnal temperature range,</w:t>
      </w:r>
      <w:r w:rsidR="00E81974">
        <w:rPr>
          <w:iCs/>
        </w:rPr>
        <w:t xml:space="preserve"> </w:t>
      </w:r>
      <w:r w:rsidR="00ED43BF">
        <w:rPr>
          <w:iCs/>
        </w:rPr>
        <w:lastRenderedPageBreak/>
        <w:t xml:space="preserve">temperature seasonality, </w:t>
      </w:r>
      <w:r w:rsidR="00E81974">
        <w:rPr>
          <w:iCs/>
        </w:rPr>
        <w:t>annual precipitation, precipitation of the wettest quarter, precipitation of the driest quarter,</w:t>
      </w:r>
      <w:r w:rsidR="00ED43BF">
        <w:rPr>
          <w:iCs/>
        </w:rPr>
        <w:t xml:space="preserve"> precipitation seasonality. </w:t>
      </w:r>
      <w:commentRangeStart w:id="124"/>
      <w:r w:rsidR="00ED43BF">
        <w:rPr>
          <w:iCs/>
        </w:rPr>
        <w:t>We examined variable inflation factors (VIF) among variables and selected those which we thought would have the greatest ecological significance based on physiological and evolutionary constraints on verticality while retaining a VIF below five</w:t>
      </w:r>
      <w:commentRangeEnd w:id="124"/>
      <w:r w:rsidR="00541CB0">
        <w:rPr>
          <w:rStyle w:val="CommentReference"/>
        </w:rPr>
        <w:commentReference w:id="124"/>
      </w:r>
      <w:r w:rsidR="00ED43BF">
        <w:rPr>
          <w:iCs/>
        </w:rPr>
        <w:t>. Selected variables were mean elevation, vegetative complexity, climate velocity, maximum temperature of the warmest quarter, minimum temperature of the coldest quarter, precipitation of the wettest quarter, precipitation of the driest quarter, and precipitation seasonality.</w:t>
      </w:r>
    </w:p>
    <w:p w14:paraId="725D06F6" w14:textId="15E4E651" w:rsidR="00EA71C7" w:rsidRDefault="00EA71C7" w:rsidP="00140D07">
      <w:pPr>
        <w:spacing w:after="0" w:line="480" w:lineRule="auto"/>
        <w:ind w:firstLine="720"/>
        <w:rPr>
          <w:iCs/>
        </w:rPr>
      </w:pPr>
      <w:r>
        <w:rPr>
          <w:iCs/>
        </w:rPr>
        <w:t xml:space="preserve">Prior to modeling, independent variables were checked for linear relationships with the response variable and log10 transformed if the relationship was not linear. Independent variables were then scaled to a mean of zero and standard deviation of one. To determine the optimal neighborhood weights matrix, we visually examined the distance to which spatial autocorrelation occurred in the response based on correlograms. We then identified different neighborhood scenarios based on distance from the focal cell. The smallest distance included the eight neighbors immediately surrounding the focal cell and subsequently increased to include successive rings of cells up to the maximum distance at which spatial autocorrelation was present in the response variable. For each distance scenario, we produced three row-standardized neighborhood weights matrices based on distance, inverse distance, and inverse squared distance </w:t>
      </w:r>
      <w:r>
        <w:rPr>
          <w:iCs/>
        </w:rPr>
        <w:fldChar w:fldCharType="begin"/>
      </w:r>
      <w:r w:rsidR="00E81974">
        <w:rPr>
          <w:iCs/>
        </w:rPr>
        <w:instrText xml:space="preserve"> ADDIN ZOTERO_ITEM CSL_CITATION {"citationID":"21rgRlti","properties":{"formattedCitation":"(Ver Hoef et al. 2018)","plainCitation":"(Ver Hoef et al. 2018)","noteIndex":0},"citationItems":[{"id":6984,"uris":["http://zotero.org/users/3386743/items/PLL4DS2Y"],"itemData":{"id":6984,"type":"article-journal","abstract":"Ecological data often exhibit spatial pattern, which can be modeled as autocorrelation. Conditional autoregressive (CAR) and simultaneous autoregressive (SAR) models are network-based models (also known as graphical models) specifically designed to model spatially autocorrelated data based on neighborhood relationships. We identify and discuss six different types of practical ecological inference using CAR and SAR models, including: (1) model selection, (2) spatial regression, (3) estimation of autocorrelation, (4) estimation of other connectivity parameters, (5) spatial prediction, and (6) spatial smoothing. We compare CAR and SAR models, showing their development and connection to partial correlations. Special cases, such as the intrinsic autoregressive model (IAR), are described. Conditional autoregressive and SAR models depend on weight matrices, whose practical development uses neighborhood definition and row-standardization. Weight matrices can also include ecological covariates and connectivity structures, which we emphasize, but have been rarely used. Trends in harbor seals (Phoca vitulina) in southeastern Alaska from 463 polygons, some with missing data, are used to illustrate the six inference types. We develop a variety of weight matrices and CAR and SAR spatial regression models are fit using maximum likelihood and Bayesian methods. Profile likelihood graphs illustrate inference for covariance parameters. The same data set is used for both prediction and smoothing, and the relative merits of each are discussed. We show the nonstationary variances and correlations of a CAR model and demonstrate the effect of row-standardization. We include several take-home messages for CAR and SAR models, including (1) choosing between CAR and IAR models, (2) modeling ecological effects in the covariance matrix, (3) the appeal of spatial smoothing, and (4) how to handle isolated neighbors. We highlight several reasons why ecologists will want to make use of autoregressive models, both directly and in hierarchical models, and not only in explicit spatial settings, but also for more general connectivity models.","container-title":"Ecological Monographs","DOI":"10.1002/ecm.1283","ISSN":"1557-7015","issue":"1","language":"en","license":"© 2017 by the Ecological Society of America","note":"_eprint: https://onlinelibrary.wiley.com/doi/pdf/10.1002/ecm.1283","page":"36-59","source":"Wiley Online Library","title":"Spatial autoregressive models for statistical inference from ecological data","volume":"88","author":[{"family":"Ver Hoef","given":"Jay M."},{"family":"Peterson","given":"Erin E."},{"family":"Hooten","given":"Mevin B."},{"family":"Hanks","given":"Ephraim M."},{"family":"Fortin","given":"Marie-Josèe"}],"issued":{"date-parts":[["2018"]]},"citation-key":"verhoefSpatialAutoregressiveModels2018"}}],"schema":"https://github.com/citation-style-language/schema/raw/master/csl-citation.json"} </w:instrText>
      </w:r>
      <w:r>
        <w:rPr>
          <w:iCs/>
        </w:rPr>
        <w:fldChar w:fldCharType="separate"/>
      </w:r>
      <w:r w:rsidR="00E81974" w:rsidRPr="00E81974">
        <w:rPr>
          <w:rFonts w:ascii="Calibri" w:hAnsi="Calibri" w:cs="Calibri"/>
        </w:rPr>
        <w:t>(Ver Hoef et al. 2018)</w:t>
      </w:r>
      <w:r>
        <w:rPr>
          <w:iCs/>
        </w:rPr>
        <w:fldChar w:fldCharType="end"/>
      </w:r>
      <w:r>
        <w:rPr>
          <w:iCs/>
        </w:rPr>
        <w:t>.</w:t>
      </w:r>
    </w:p>
    <w:p w14:paraId="75E10054" w14:textId="4AA0E2BC" w:rsidR="00EA71C7" w:rsidRDefault="00EA71C7" w:rsidP="00140D07">
      <w:pPr>
        <w:spacing w:after="0" w:line="480" w:lineRule="auto"/>
        <w:ind w:firstLine="720"/>
        <w:rPr>
          <w:iCs/>
        </w:rPr>
      </w:pPr>
      <w:r>
        <w:rPr>
          <w:iCs/>
        </w:rPr>
        <w:t xml:space="preserve">We produced SAR models using the additive effects of all scaled environmental variables for each neighborhood weight matrix and calculated Moran’s I for each model to determine if spatial autocorrelation remained in the residuals. Models in which spatial autocorrelation remained were discarded. </w:t>
      </w:r>
      <w:r w:rsidR="00654749">
        <w:rPr>
          <w:iCs/>
        </w:rPr>
        <w:t xml:space="preserve">Based on the remaining models, we selected the neighborhood weights matrix as the one used in the model with the lowest </w:t>
      </w:r>
      <w:proofErr w:type="spellStart"/>
      <w:r w:rsidR="00654749">
        <w:rPr>
          <w:iCs/>
        </w:rPr>
        <w:t>AICc</w:t>
      </w:r>
      <w:proofErr w:type="spellEnd"/>
      <w:r w:rsidR="00654749">
        <w:rPr>
          <w:iCs/>
        </w:rPr>
        <w:t>. Initial model exploration indicated that spatial autocorrelation was present using larger spatial neighborhoods. To reduce computational demands, we therefore based</w:t>
      </w:r>
      <w:r w:rsidR="00F52F09">
        <w:rPr>
          <w:iCs/>
        </w:rPr>
        <w:t xml:space="preserve"> subsequent</w:t>
      </w:r>
      <w:r w:rsidR="00654749">
        <w:rPr>
          <w:iCs/>
        </w:rPr>
        <w:t xml:space="preserve"> model selection on spatial neighborhoods from a radius of one grid cell to seven grid cells. </w:t>
      </w:r>
      <w:r>
        <w:rPr>
          <w:iCs/>
        </w:rPr>
        <w:lastRenderedPageBreak/>
        <w:t>Using th</w:t>
      </w:r>
      <w:r w:rsidR="00F52F09">
        <w:rPr>
          <w:iCs/>
        </w:rPr>
        <w:t>e optimal</w:t>
      </w:r>
      <w:r>
        <w:rPr>
          <w:iCs/>
        </w:rPr>
        <w:t xml:space="preserve"> neighborhood weights matrix</w:t>
      </w:r>
      <w:r w:rsidR="00F52F09">
        <w:rPr>
          <w:iCs/>
        </w:rPr>
        <w:t xml:space="preserve"> defined by the lowest </w:t>
      </w:r>
      <w:proofErr w:type="spellStart"/>
      <w:r w:rsidR="00F52F09">
        <w:rPr>
          <w:iCs/>
        </w:rPr>
        <w:t>AICc</w:t>
      </w:r>
      <w:proofErr w:type="spellEnd"/>
      <w:r>
        <w:rPr>
          <w:iCs/>
        </w:rPr>
        <w:t xml:space="preserve">, we compared all possible combinations of independent variables using the ‘dredge’ function from the MuMIN R package. Models within </w:t>
      </w:r>
      <w:r w:rsidR="00F52F09">
        <w:rPr>
          <w:iCs/>
        </w:rPr>
        <w:t>two</w:t>
      </w:r>
      <w:r>
        <w:rPr>
          <w:iCs/>
        </w:rPr>
        <w:t xml:space="preserve"> </w:t>
      </w:r>
      <w:proofErr w:type="spellStart"/>
      <w:r>
        <w:rPr>
          <w:iCs/>
        </w:rPr>
        <w:t>AICc</w:t>
      </w:r>
      <w:proofErr w:type="spellEnd"/>
      <w:r>
        <w:rPr>
          <w:iCs/>
        </w:rPr>
        <w:t xml:space="preserve"> of the best model were averaged to estimate coefficients. For each model within </w:t>
      </w:r>
      <w:r w:rsidR="00F52F09">
        <w:rPr>
          <w:iCs/>
        </w:rPr>
        <w:t>two</w:t>
      </w:r>
      <w:r>
        <w:rPr>
          <w:iCs/>
        </w:rPr>
        <w:t xml:space="preserve"> </w:t>
      </w:r>
      <w:proofErr w:type="spellStart"/>
      <w:r>
        <w:rPr>
          <w:iCs/>
        </w:rPr>
        <w:t>AICc</w:t>
      </w:r>
      <w:proofErr w:type="spellEnd"/>
      <w:r>
        <w:rPr>
          <w:iCs/>
        </w:rPr>
        <w:t xml:space="preserve"> of the best model, we predicted the standard effect size of mean verticality to future environmental conditions and averaged predictions across these models.</w:t>
      </w:r>
      <w:r w:rsidR="00D0003A">
        <w:rPr>
          <w:iCs/>
        </w:rPr>
        <w:t xml:space="preserve"> We repeated the modelling procedure with grid cells that occurred only in forested biomes.</w:t>
      </w:r>
    </w:p>
    <w:p w14:paraId="119288EF" w14:textId="22ED2A53" w:rsidR="005670E8" w:rsidRDefault="005670E8" w:rsidP="005670E8">
      <w:pPr>
        <w:rPr>
          <w:iCs/>
        </w:rPr>
      </w:pPr>
      <w:r>
        <w:rPr>
          <w:iCs/>
        </w:rPr>
        <w:br w:type="page"/>
      </w:r>
    </w:p>
    <w:p w14:paraId="6906C589" w14:textId="58A70707" w:rsidR="00C203B9" w:rsidRDefault="00C203B9" w:rsidP="00D01162">
      <w:pPr>
        <w:pStyle w:val="Heading1"/>
      </w:pPr>
      <w:r w:rsidRPr="00D01162">
        <w:lastRenderedPageBreak/>
        <w:t>Figures</w:t>
      </w:r>
    </w:p>
    <w:p w14:paraId="63B93D68" w14:textId="77777777" w:rsidR="00C27B5F" w:rsidRDefault="00C27B5F" w:rsidP="00C27B5F">
      <w:pPr>
        <w:keepNext/>
      </w:pPr>
      <w:r>
        <w:rPr>
          <w:noProof/>
        </w:rPr>
        <w:drawing>
          <wp:inline distT="0" distB="0" distL="0" distR="0" wp14:anchorId="4A4F3C1F" wp14:editId="76E95ECA">
            <wp:extent cx="5943600" cy="2971800"/>
            <wp:effectExtent l="0" t="0" r="0" b="0"/>
            <wp:docPr id="148601024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0247" name="Picture 1" descr="A map of the wor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E05FA9" w14:textId="5F5538EB" w:rsidR="00C203B9" w:rsidRDefault="00C27B5F" w:rsidP="00C27B5F">
      <w:pPr>
        <w:pStyle w:val="Caption"/>
      </w:pPr>
      <w:bookmarkStart w:id="125" w:name="_Ref163989609"/>
      <w:r>
        <w:t xml:space="preserve">Figure </w:t>
      </w:r>
      <w:r>
        <w:fldChar w:fldCharType="begin"/>
      </w:r>
      <w:r>
        <w:instrText xml:space="preserve"> SEQ Figure \* ARABIC </w:instrText>
      </w:r>
      <w:r>
        <w:fldChar w:fldCharType="separate"/>
      </w:r>
      <w:r w:rsidR="00200D33">
        <w:rPr>
          <w:noProof/>
        </w:rPr>
        <w:t>1</w:t>
      </w:r>
      <w:r>
        <w:fldChar w:fldCharType="end"/>
      </w:r>
      <w:bookmarkEnd w:id="125"/>
      <w:r>
        <w:t>. The standard effect size (SES) of mean verticality for bird, mammal, reptile, and amphibian assemblages. Red represents areas where verticality is higher than expected by random chance and blue represents areas where verticality is lower than expected by random chance. Species pools used to calculate SES were defined based on biogeographic realm.</w:t>
      </w:r>
    </w:p>
    <w:p w14:paraId="2FD3B9A0" w14:textId="77777777" w:rsidR="00313707" w:rsidRDefault="00313707" w:rsidP="00313707"/>
    <w:p w14:paraId="63AEFB25" w14:textId="77777777" w:rsidR="00313707" w:rsidRDefault="00313707" w:rsidP="00313707">
      <w:pPr>
        <w:keepNext/>
      </w:pPr>
      <w:r>
        <w:rPr>
          <w:noProof/>
        </w:rPr>
        <w:lastRenderedPageBreak/>
        <w:drawing>
          <wp:inline distT="0" distB="0" distL="0" distR="0" wp14:anchorId="0A13B396" wp14:editId="20B5C725">
            <wp:extent cx="5943600" cy="3241675"/>
            <wp:effectExtent l="0" t="0" r="0" b="0"/>
            <wp:docPr id="1086895325" name="Picture 3" descr="A graph of a number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95325" name="Picture 3" descr="A graph of a number of red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73B3073" w14:textId="38FCF81C" w:rsidR="00313707" w:rsidRDefault="00313707" w:rsidP="00313707">
      <w:bookmarkStart w:id="126" w:name="_Ref163990297"/>
      <w:r>
        <w:t xml:space="preserve">Figure </w:t>
      </w:r>
      <w:r>
        <w:fldChar w:fldCharType="begin"/>
      </w:r>
      <w:r>
        <w:instrText xml:space="preserve"> SEQ Figure \* ARABIC </w:instrText>
      </w:r>
      <w:r>
        <w:fldChar w:fldCharType="separate"/>
      </w:r>
      <w:r w:rsidR="00200D33">
        <w:rPr>
          <w:noProof/>
        </w:rPr>
        <w:t>2</w:t>
      </w:r>
      <w:r>
        <w:fldChar w:fldCharType="end"/>
      </w:r>
      <w:bookmarkEnd w:id="126"/>
      <w:r>
        <w:t>. SAR model coefficients for impacts of environmental variables on the mean community verticality and the standardized effect size of community verticality for birds, mammals, reptiles, and amphibians.</w:t>
      </w:r>
    </w:p>
    <w:p w14:paraId="2DF503F1" w14:textId="77777777" w:rsidR="00B6012F" w:rsidRDefault="00B6012F" w:rsidP="00B6012F">
      <w:pPr>
        <w:keepNext/>
      </w:pPr>
      <w:r>
        <w:rPr>
          <w:noProof/>
        </w:rPr>
        <w:drawing>
          <wp:inline distT="0" distB="0" distL="0" distR="0" wp14:anchorId="7FE60854" wp14:editId="613E40AE">
            <wp:extent cx="5943600" cy="3137535"/>
            <wp:effectExtent l="0" t="0" r="0" b="5715"/>
            <wp:docPr id="758032557" name="Picture 1"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2557" name="Picture 1" descr="A group of maps of different colors&#10;&#10;Description automatically generated"/>
                    <pic:cNvPicPr/>
                  </pic:nvPicPr>
                  <pic:blipFill>
                    <a:blip r:embed="rId14"/>
                    <a:stretch>
                      <a:fillRect/>
                    </a:stretch>
                  </pic:blipFill>
                  <pic:spPr>
                    <a:xfrm>
                      <a:off x="0" y="0"/>
                      <a:ext cx="5943600" cy="3137535"/>
                    </a:xfrm>
                    <a:prstGeom prst="rect">
                      <a:avLst/>
                    </a:prstGeom>
                  </pic:spPr>
                </pic:pic>
              </a:graphicData>
            </a:graphic>
          </wp:inline>
        </w:drawing>
      </w:r>
    </w:p>
    <w:p w14:paraId="6FC9D7AE" w14:textId="4DE5853A" w:rsidR="00313707" w:rsidRDefault="00B6012F" w:rsidP="00B6012F">
      <w:pPr>
        <w:pStyle w:val="Caption"/>
      </w:pPr>
      <w:bookmarkStart w:id="127" w:name="_Ref163991472"/>
      <w:r>
        <w:t xml:space="preserve">Figure </w:t>
      </w:r>
      <w:r>
        <w:fldChar w:fldCharType="begin"/>
      </w:r>
      <w:r>
        <w:instrText xml:space="preserve"> SEQ Figure \* ARABIC </w:instrText>
      </w:r>
      <w:r>
        <w:fldChar w:fldCharType="separate"/>
      </w:r>
      <w:r w:rsidR="00200D33">
        <w:rPr>
          <w:noProof/>
        </w:rPr>
        <w:t>3</w:t>
      </w:r>
      <w:r>
        <w:fldChar w:fldCharType="end"/>
      </w:r>
      <w:bookmarkEnd w:id="127"/>
      <w:r w:rsidR="00A85204">
        <w:t>. Maps show change in the standard effect size of mean verticality based on model projections of SES mean verticality under future climate conditions. Histograms show the average</w:t>
      </w:r>
      <w:r w:rsidR="00744073">
        <w:t xml:space="preserve"> difference between present and future</w:t>
      </w:r>
      <w:r w:rsidR="00A85204">
        <w:t xml:space="preserve"> SES of mean verticality for each latitudinal band.</w:t>
      </w:r>
      <w:r w:rsidR="00744073">
        <w:t xml:space="preserve"> Positive numbers (blue) indicate increases in SES of verticality and negative numbers (red) indicate declines in SES of verticality.</w:t>
      </w:r>
    </w:p>
    <w:p w14:paraId="0DCD4C27" w14:textId="77777777" w:rsidR="00200D33" w:rsidRDefault="00200D33" w:rsidP="00200D33"/>
    <w:p w14:paraId="39C995E2" w14:textId="77777777" w:rsidR="00200D33" w:rsidRDefault="00200D33" w:rsidP="00200D33">
      <w:pPr>
        <w:keepNext/>
      </w:pPr>
      <w:r>
        <w:rPr>
          <w:noProof/>
        </w:rPr>
        <w:drawing>
          <wp:inline distT="0" distB="0" distL="0" distR="0" wp14:anchorId="028050BD" wp14:editId="49EB2614">
            <wp:extent cx="5943600" cy="3241675"/>
            <wp:effectExtent l="0" t="0" r="0" b="0"/>
            <wp:docPr id="929781082" name="Picture 5" descr="A group of different types of vertic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81082" name="Picture 5" descr="A group of different types of verticality&#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0E51F6AE" w14:textId="39DE5AC4" w:rsidR="00200D33" w:rsidRDefault="00200D33" w:rsidP="00200D33">
      <w:pPr>
        <w:pStyle w:val="Caption"/>
      </w:pPr>
      <w:bookmarkStart w:id="128" w:name="_Ref164020661"/>
      <w:r>
        <w:t xml:space="preserve">Figure </w:t>
      </w:r>
      <w:r>
        <w:fldChar w:fldCharType="begin"/>
      </w:r>
      <w:r>
        <w:instrText xml:space="preserve"> SEQ Figure \* ARABIC </w:instrText>
      </w:r>
      <w:r>
        <w:fldChar w:fldCharType="separate"/>
      </w:r>
      <w:r>
        <w:rPr>
          <w:noProof/>
        </w:rPr>
        <w:t>4</w:t>
      </w:r>
      <w:r>
        <w:fldChar w:fldCharType="end"/>
      </w:r>
      <w:bookmarkEnd w:id="128"/>
      <w:r>
        <w:t>. Histograms of SES mean verticality across the globe under current and future climate conditions. Red dashed line indicates mean global verticality.</w:t>
      </w:r>
    </w:p>
    <w:p w14:paraId="241AA379" w14:textId="77777777" w:rsidR="00C27B5F" w:rsidRDefault="00C27B5F" w:rsidP="00C203B9"/>
    <w:p w14:paraId="30DCA69B" w14:textId="09AB2D65" w:rsidR="00C36634" w:rsidRDefault="00C36634" w:rsidP="00D01162">
      <w:pPr>
        <w:pStyle w:val="Heading1"/>
      </w:pPr>
      <w:r>
        <w:t>Supplementary Figures</w:t>
      </w:r>
    </w:p>
    <w:p w14:paraId="40F42876" w14:textId="77777777" w:rsidR="00644299" w:rsidRDefault="00644299" w:rsidP="00644299">
      <w:pPr>
        <w:keepNext/>
      </w:pPr>
      <w:r>
        <w:rPr>
          <w:b/>
          <w:bCs/>
          <w:noProof/>
        </w:rPr>
        <w:drawing>
          <wp:inline distT="0" distB="0" distL="0" distR="0" wp14:anchorId="1F1A65F6" wp14:editId="28476CCE">
            <wp:extent cx="5943600" cy="2971800"/>
            <wp:effectExtent l="0" t="0" r="0" b="0"/>
            <wp:docPr id="1519356298"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56298" name="Picture 2" descr="A map of the worl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39B7C6" w14:textId="3703336B" w:rsidR="00C36634" w:rsidRDefault="00644299" w:rsidP="00644299">
      <w:pPr>
        <w:pStyle w:val="Caption"/>
      </w:pPr>
      <w:bookmarkStart w:id="129" w:name="_Ref163989623"/>
      <w:r>
        <w:t xml:space="preserve">Fig. S </w:t>
      </w:r>
      <w:r>
        <w:fldChar w:fldCharType="begin"/>
      </w:r>
      <w:r>
        <w:instrText xml:space="preserve"> SEQ Fig._S \* ARABIC </w:instrText>
      </w:r>
      <w:r>
        <w:fldChar w:fldCharType="separate"/>
      </w:r>
      <w:r w:rsidR="00A3160D">
        <w:rPr>
          <w:noProof/>
        </w:rPr>
        <w:t>1</w:t>
      </w:r>
      <w:r>
        <w:fldChar w:fldCharType="end"/>
      </w:r>
      <w:bookmarkEnd w:id="129"/>
      <w:r>
        <w:t xml:space="preserve">. The standard effect size (SES) of mean verticality for bird, mammal, reptile, and amphibian assemblages in forested biomes. Red represents areas where verticality is higher than expected by </w:t>
      </w:r>
      <w:r>
        <w:lastRenderedPageBreak/>
        <w:t>random chance and blue represents areas where verticality is lower than expected by random chance. Species pools used to calculate SES were defined based on biogeographic realm.</w:t>
      </w:r>
    </w:p>
    <w:p w14:paraId="3F3ABBAD" w14:textId="77777777" w:rsidR="007C09B6" w:rsidRDefault="007C09B6" w:rsidP="007C09B6">
      <w:pPr>
        <w:keepNext/>
      </w:pPr>
      <w:r>
        <w:rPr>
          <w:noProof/>
        </w:rPr>
        <w:drawing>
          <wp:inline distT="0" distB="0" distL="0" distR="0" wp14:anchorId="69A246EE" wp14:editId="06154AF1">
            <wp:extent cx="5943600" cy="2377440"/>
            <wp:effectExtent l="0" t="0" r="0" b="3810"/>
            <wp:docPr id="1712602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02245" name="Picture 17126022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31451D4" w14:textId="753C9D5A" w:rsidR="00A3160D" w:rsidRDefault="007C09B6" w:rsidP="00A3160D">
      <w:pPr>
        <w:pStyle w:val="Caption"/>
      </w:pPr>
      <w:bookmarkStart w:id="130" w:name="_Ref163997573"/>
      <w:r>
        <w:t xml:space="preserve">Fig. S </w:t>
      </w:r>
      <w:r>
        <w:fldChar w:fldCharType="begin"/>
      </w:r>
      <w:r>
        <w:instrText xml:space="preserve"> SEQ Fig._S \* ARABIC </w:instrText>
      </w:r>
      <w:r>
        <w:fldChar w:fldCharType="separate"/>
      </w:r>
      <w:r w:rsidR="00A3160D">
        <w:rPr>
          <w:noProof/>
        </w:rPr>
        <w:t>2</w:t>
      </w:r>
      <w:r>
        <w:fldChar w:fldCharType="end"/>
      </w:r>
      <w:bookmarkEnd w:id="130"/>
      <w:r>
        <w:t xml:space="preserve">. Mean assemblage verticality </w:t>
      </w:r>
      <w:r>
        <w:rPr>
          <w:rFonts w:cstheme="minorHAnsi"/>
        </w:rPr>
        <w:t>±</w:t>
      </w:r>
      <w:r>
        <w:t xml:space="preserve"> SD for each biome and class. Positive numbers (green) indicate increases in verticality and negative numbers (brown) indicate declines in verticality. From top to bottom, biomes are ordered by greatest increase to greatest decrease in verticality across all four taxonomic classes.</w:t>
      </w:r>
    </w:p>
    <w:p w14:paraId="27CE3518" w14:textId="77777777" w:rsidR="00A3160D" w:rsidRDefault="00A3160D" w:rsidP="00A3160D">
      <w:pPr>
        <w:keepNext/>
      </w:pPr>
      <w:r w:rsidRPr="00A3160D">
        <w:rPr>
          <w:noProof/>
        </w:rPr>
        <w:drawing>
          <wp:inline distT="0" distB="0" distL="0" distR="0" wp14:anchorId="689B903D" wp14:editId="32F9544B">
            <wp:extent cx="4712208" cy="2682629"/>
            <wp:effectExtent l="0" t="0" r="0" b="3810"/>
            <wp:docPr id="5" name="Picture 4" descr="A map of the world&#10;&#10;Description automatically generated">
              <a:extLst xmlns:a="http://schemas.openxmlformats.org/drawingml/2006/main">
                <a:ext uri="{FF2B5EF4-FFF2-40B4-BE49-F238E27FC236}">
                  <a16:creationId xmlns:a16="http://schemas.microsoft.com/office/drawing/2014/main" id="{61361C8D-C2FA-063B-7286-CCC3BC2039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the world&#10;&#10;Description automatically generated">
                      <a:extLst>
                        <a:ext uri="{FF2B5EF4-FFF2-40B4-BE49-F238E27FC236}">
                          <a16:creationId xmlns:a16="http://schemas.microsoft.com/office/drawing/2014/main" id="{61361C8D-C2FA-063B-7286-CCC3BC2039A0}"/>
                        </a:ext>
                      </a:extLst>
                    </pic:cNvPr>
                    <pic:cNvPicPr>
                      <a:picLocks noChangeAspect="1"/>
                    </pic:cNvPicPr>
                  </pic:nvPicPr>
                  <pic:blipFill>
                    <a:blip r:embed="rId18"/>
                    <a:stretch>
                      <a:fillRect/>
                    </a:stretch>
                  </pic:blipFill>
                  <pic:spPr>
                    <a:xfrm>
                      <a:off x="0" y="0"/>
                      <a:ext cx="4712208" cy="2682629"/>
                    </a:xfrm>
                    <a:prstGeom prst="rect">
                      <a:avLst/>
                    </a:prstGeom>
                  </pic:spPr>
                </pic:pic>
              </a:graphicData>
            </a:graphic>
          </wp:inline>
        </w:drawing>
      </w:r>
    </w:p>
    <w:p w14:paraId="6DF55464" w14:textId="7A6487BA" w:rsidR="00A3160D" w:rsidRDefault="00A3160D" w:rsidP="00A3160D">
      <w:pPr>
        <w:pStyle w:val="Caption"/>
      </w:pPr>
      <w:bookmarkStart w:id="131" w:name="_Ref163998009"/>
      <w:r>
        <w:t xml:space="preserve">Fig. S </w:t>
      </w:r>
      <w:r>
        <w:fldChar w:fldCharType="begin"/>
      </w:r>
      <w:r>
        <w:instrText xml:space="preserve"> SEQ Fig._S \* ARABIC </w:instrText>
      </w:r>
      <w:r>
        <w:fldChar w:fldCharType="separate"/>
      </w:r>
      <w:r>
        <w:rPr>
          <w:noProof/>
        </w:rPr>
        <w:t>3</w:t>
      </w:r>
      <w:r>
        <w:fldChar w:fldCharType="end"/>
      </w:r>
      <w:bookmarkEnd w:id="131"/>
      <w:r>
        <w:t xml:space="preserve"> Difference between future and present maximum temperature of the warmest quarter. Positive numbers indicate increases in maximum temperatures.</w:t>
      </w:r>
    </w:p>
    <w:p w14:paraId="61D15CE5" w14:textId="77777777" w:rsidR="00A3160D" w:rsidRDefault="00A3160D" w:rsidP="00A3160D">
      <w:pPr>
        <w:keepNext/>
      </w:pPr>
      <w:r w:rsidRPr="00A3160D">
        <w:rPr>
          <w:noProof/>
        </w:rPr>
        <w:lastRenderedPageBreak/>
        <w:drawing>
          <wp:inline distT="0" distB="0" distL="0" distR="0" wp14:anchorId="393278D2" wp14:editId="78C9C27C">
            <wp:extent cx="4845375" cy="2499360"/>
            <wp:effectExtent l="0" t="0" r="0" b="0"/>
            <wp:docPr id="6" name="Picture 5" descr="A map of the world&#10;&#10;Description automatically generated">
              <a:extLst xmlns:a="http://schemas.openxmlformats.org/drawingml/2006/main">
                <a:ext uri="{FF2B5EF4-FFF2-40B4-BE49-F238E27FC236}">
                  <a16:creationId xmlns:a16="http://schemas.microsoft.com/office/drawing/2014/main" id="{94BA0E36-EC6F-73F4-49CA-D1432C93C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map of the world&#10;&#10;Description automatically generated">
                      <a:extLst>
                        <a:ext uri="{FF2B5EF4-FFF2-40B4-BE49-F238E27FC236}">
                          <a16:creationId xmlns:a16="http://schemas.microsoft.com/office/drawing/2014/main" id="{94BA0E36-EC6F-73F4-49CA-D1432C93C7E3}"/>
                        </a:ext>
                      </a:extLst>
                    </pic:cNvPr>
                    <pic:cNvPicPr>
                      <a:picLocks noChangeAspect="1"/>
                    </pic:cNvPicPr>
                  </pic:nvPicPr>
                  <pic:blipFill rotWithShape="1">
                    <a:blip r:embed="rId19"/>
                    <a:srcRect b="9392"/>
                    <a:stretch/>
                  </pic:blipFill>
                  <pic:spPr bwMode="auto">
                    <a:xfrm>
                      <a:off x="0" y="0"/>
                      <a:ext cx="4846320" cy="2499847"/>
                    </a:xfrm>
                    <a:prstGeom prst="rect">
                      <a:avLst/>
                    </a:prstGeom>
                    <a:ln>
                      <a:noFill/>
                    </a:ln>
                    <a:extLst>
                      <a:ext uri="{53640926-AAD7-44D8-BBD7-CCE9431645EC}">
                        <a14:shadowObscured xmlns:a14="http://schemas.microsoft.com/office/drawing/2010/main"/>
                      </a:ext>
                    </a:extLst>
                  </pic:spPr>
                </pic:pic>
              </a:graphicData>
            </a:graphic>
          </wp:inline>
        </w:drawing>
      </w:r>
    </w:p>
    <w:p w14:paraId="370F9611" w14:textId="4DE4DFD6" w:rsidR="00A3160D" w:rsidRDefault="00A3160D" w:rsidP="00A3160D">
      <w:pPr>
        <w:pStyle w:val="Caption"/>
      </w:pPr>
      <w:r>
        <w:t xml:space="preserve">Fig. S </w:t>
      </w:r>
      <w:r>
        <w:fldChar w:fldCharType="begin"/>
      </w:r>
      <w:r>
        <w:instrText xml:space="preserve"> SEQ Fig._S \* ARABIC </w:instrText>
      </w:r>
      <w:r>
        <w:fldChar w:fldCharType="separate"/>
      </w:r>
      <w:r>
        <w:rPr>
          <w:noProof/>
        </w:rPr>
        <w:t>4</w:t>
      </w:r>
      <w:r>
        <w:fldChar w:fldCharType="end"/>
      </w:r>
      <w:r>
        <w:t xml:space="preserve"> Difference between future and present minimum temperature of the coldest quarter. Positive numbers indicate increases in minimum temperatures.</w:t>
      </w:r>
    </w:p>
    <w:p w14:paraId="444F4D15" w14:textId="77777777" w:rsidR="00A3160D" w:rsidRDefault="00A3160D" w:rsidP="00A3160D">
      <w:pPr>
        <w:keepNext/>
      </w:pPr>
      <w:r w:rsidRPr="00A3160D">
        <w:rPr>
          <w:noProof/>
        </w:rPr>
        <w:drawing>
          <wp:inline distT="0" distB="0" distL="0" distR="0" wp14:anchorId="35C5FFB8" wp14:editId="64DFA3C6">
            <wp:extent cx="4774565" cy="2141220"/>
            <wp:effectExtent l="0" t="0" r="6985" b="0"/>
            <wp:docPr id="7" name="Picture 6" descr="A map of the world&#10;&#10;Description automatically generated">
              <a:extLst xmlns:a="http://schemas.openxmlformats.org/drawingml/2006/main">
                <a:ext uri="{FF2B5EF4-FFF2-40B4-BE49-F238E27FC236}">
                  <a16:creationId xmlns:a16="http://schemas.microsoft.com/office/drawing/2014/main" id="{12A75AFD-5848-99BE-AF64-2F39B5ADE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p of the world&#10;&#10;Description automatically generated">
                      <a:extLst>
                        <a:ext uri="{FF2B5EF4-FFF2-40B4-BE49-F238E27FC236}">
                          <a16:creationId xmlns:a16="http://schemas.microsoft.com/office/drawing/2014/main" id="{12A75AFD-5848-99BE-AF64-2F39B5ADECDB}"/>
                        </a:ext>
                      </a:extLst>
                    </pic:cNvPr>
                    <pic:cNvPicPr>
                      <a:picLocks noChangeAspect="1"/>
                    </pic:cNvPicPr>
                  </pic:nvPicPr>
                  <pic:blipFill rotWithShape="1">
                    <a:blip r:embed="rId20"/>
                    <a:srcRect t="10294" b="10929"/>
                    <a:stretch/>
                  </pic:blipFill>
                  <pic:spPr bwMode="auto">
                    <a:xfrm>
                      <a:off x="0" y="0"/>
                      <a:ext cx="4774776" cy="2141315"/>
                    </a:xfrm>
                    <a:prstGeom prst="rect">
                      <a:avLst/>
                    </a:prstGeom>
                    <a:ln>
                      <a:noFill/>
                    </a:ln>
                    <a:extLst>
                      <a:ext uri="{53640926-AAD7-44D8-BBD7-CCE9431645EC}">
                        <a14:shadowObscured xmlns:a14="http://schemas.microsoft.com/office/drawing/2010/main"/>
                      </a:ext>
                    </a:extLst>
                  </pic:spPr>
                </pic:pic>
              </a:graphicData>
            </a:graphic>
          </wp:inline>
        </w:drawing>
      </w:r>
    </w:p>
    <w:p w14:paraId="73D13C48" w14:textId="18F2DB1D" w:rsidR="00A3160D" w:rsidRDefault="00A3160D" w:rsidP="00A3160D">
      <w:pPr>
        <w:pStyle w:val="Caption"/>
      </w:pPr>
      <w:r>
        <w:t xml:space="preserve">Fig. S </w:t>
      </w:r>
      <w:r>
        <w:fldChar w:fldCharType="begin"/>
      </w:r>
      <w:r>
        <w:instrText xml:space="preserve"> SEQ Fig._S \* ARABIC </w:instrText>
      </w:r>
      <w:r>
        <w:fldChar w:fldCharType="separate"/>
      </w:r>
      <w:r>
        <w:rPr>
          <w:noProof/>
        </w:rPr>
        <w:t>5</w:t>
      </w:r>
      <w:r>
        <w:fldChar w:fldCharType="end"/>
      </w:r>
      <w:r>
        <w:t xml:space="preserve"> Difference between future and present precipitation seasonality. Positive numbers indicate increases in precipitation seasonality.</w:t>
      </w:r>
    </w:p>
    <w:p w14:paraId="60785F08" w14:textId="77777777" w:rsidR="00A3160D" w:rsidRDefault="00A3160D" w:rsidP="00A3160D"/>
    <w:p w14:paraId="03B66A0D" w14:textId="77777777" w:rsidR="00A3160D" w:rsidRDefault="00A3160D" w:rsidP="00A3160D">
      <w:pPr>
        <w:keepNext/>
      </w:pPr>
      <w:r w:rsidRPr="00A3160D">
        <w:rPr>
          <w:noProof/>
        </w:rPr>
        <w:lastRenderedPageBreak/>
        <w:drawing>
          <wp:inline distT="0" distB="0" distL="0" distR="0" wp14:anchorId="70A29B26" wp14:editId="20AD89AA">
            <wp:extent cx="5065270" cy="2247900"/>
            <wp:effectExtent l="0" t="0" r="2540" b="0"/>
            <wp:docPr id="8" name="Picture 7" descr="A map of the world&#10;&#10;Description automatically generated">
              <a:extLst xmlns:a="http://schemas.openxmlformats.org/drawingml/2006/main">
                <a:ext uri="{FF2B5EF4-FFF2-40B4-BE49-F238E27FC236}">
                  <a16:creationId xmlns:a16="http://schemas.microsoft.com/office/drawing/2014/main" id="{722B9B79-151F-4719-12E1-0AB567FCC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map of the world&#10;&#10;Description automatically generated">
                      <a:extLst>
                        <a:ext uri="{FF2B5EF4-FFF2-40B4-BE49-F238E27FC236}">
                          <a16:creationId xmlns:a16="http://schemas.microsoft.com/office/drawing/2014/main" id="{722B9B79-151F-4719-12E1-0AB567FCCD76}"/>
                        </a:ext>
                      </a:extLst>
                    </pic:cNvPr>
                    <pic:cNvPicPr>
                      <a:picLocks noChangeAspect="1"/>
                    </pic:cNvPicPr>
                  </pic:nvPicPr>
                  <pic:blipFill rotWithShape="1">
                    <a:blip r:embed="rId21"/>
                    <a:srcRect t="11432" b="10614"/>
                    <a:stretch/>
                  </pic:blipFill>
                  <pic:spPr bwMode="auto">
                    <a:xfrm>
                      <a:off x="0" y="0"/>
                      <a:ext cx="5065776" cy="2248124"/>
                    </a:xfrm>
                    <a:prstGeom prst="rect">
                      <a:avLst/>
                    </a:prstGeom>
                    <a:ln>
                      <a:noFill/>
                    </a:ln>
                    <a:extLst>
                      <a:ext uri="{53640926-AAD7-44D8-BBD7-CCE9431645EC}">
                        <a14:shadowObscured xmlns:a14="http://schemas.microsoft.com/office/drawing/2010/main"/>
                      </a:ext>
                    </a:extLst>
                  </pic:spPr>
                </pic:pic>
              </a:graphicData>
            </a:graphic>
          </wp:inline>
        </w:drawing>
      </w:r>
    </w:p>
    <w:p w14:paraId="1FC24949" w14:textId="55535D17" w:rsidR="00A3160D" w:rsidRDefault="00A3160D" w:rsidP="00A3160D">
      <w:pPr>
        <w:pStyle w:val="Caption"/>
      </w:pPr>
      <w:r>
        <w:t xml:space="preserve">Fig. S </w:t>
      </w:r>
      <w:r>
        <w:fldChar w:fldCharType="begin"/>
      </w:r>
      <w:r>
        <w:instrText xml:space="preserve"> SEQ Fig._S \* ARABIC </w:instrText>
      </w:r>
      <w:r>
        <w:fldChar w:fldCharType="separate"/>
      </w:r>
      <w:r>
        <w:rPr>
          <w:noProof/>
        </w:rPr>
        <w:t>6</w:t>
      </w:r>
      <w:r>
        <w:fldChar w:fldCharType="end"/>
      </w:r>
      <w:r>
        <w:t xml:space="preserve"> Difference between future and present wet season precipitation. Positive numbers indicate increases in precipitation.</w:t>
      </w:r>
    </w:p>
    <w:p w14:paraId="05B48478" w14:textId="77777777" w:rsidR="00A3160D" w:rsidRDefault="00A3160D" w:rsidP="00A3160D"/>
    <w:p w14:paraId="1852DDEB" w14:textId="77777777" w:rsidR="00A3160D" w:rsidRDefault="00A3160D" w:rsidP="00A3160D">
      <w:pPr>
        <w:keepNext/>
      </w:pPr>
      <w:r w:rsidRPr="00A3160D">
        <w:rPr>
          <w:noProof/>
        </w:rPr>
        <w:drawing>
          <wp:inline distT="0" distB="0" distL="0" distR="0" wp14:anchorId="6D112F77" wp14:editId="34570341">
            <wp:extent cx="4846138" cy="2133600"/>
            <wp:effectExtent l="0" t="0" r="0" b="0"/>
            <wp:docPr id="9" name="Picture 8" descr="A map of the world&#10;&#10;Description automatically generated">
              <a:extLst xmlns:a="http://schemas.openxmlformats.org/drawingml/2006/main">
                <a:ext uri="{FF2B5EF4-FFF2-40B4-BE49-F238E27FC236}">
                  <a16:creationId xmlns:a16="http://schemas.microsoft.com/office/drawing/2014/main" id="{233064BE-AD96-1DC3-34D6-09179B33B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map of the world&#10;&#10;Description automatically generated">
                      <a:extLst>
                        <a:ext uri="{FF2B5EF4-FFF2-40B4-BE49-F238E27FC236}">
                          <a16:creationId xmlns:a16="http://schemas.microsoft.com/office/drawing/2014/main" id="{233064BE-AD96-1DC3-34D6-09179B33B752}"/>
                        </a:ext>
                      </a:extLst>
                    </pic:cNvPr>
                    <pic:cNvPicPr>
                      <a:picLocks noChangeAspect="1"/>
                    </pic:cNvPicPr>
                  </pic:nvPicPr>
                  <pic:blipFill rotWithShape="1">
                    <a:blip r:embed="rId22"/>
                    <a:srcRect t="11432" b="11233"/>
                    <a:stretch/>
                  </pic:blipFill>
                  <pic:spPr bwMode="auto">
                    <a:xfrm>
                      <a:off x="0" y="0"/>
                      <a:ext cx="4846320" cy="2133680"/>
                    </a:xfrm>
                    <a:prstGeom prst="rect">
                      <a:avLst/>
                    </a:prstGeom>
                    <a:ln>
                      <a:noFill/>
                    </a:ln>
                    <a:extLst>
                      <a:ext uri="{53640926-AAD7-44D8-BBD7-CCE9431645EC}">
                        <a14:shadowObscured xmlns:a14="http://schemas.microsoft.com/office/drawing/2010/main"/>
                      </a:ext>
                    </a:extLst>
                  </pic:spPr>
                </pic:pic>
              </a:graphicData>
            </a:graphic>
          </wp:inline>
        </w:drawing>
      </w:r>
    </w:p>
    <w:p w14:paraId="3EC15991" w14:textId="77A9BC76" w:rsidR="00A3160D" w:rsidRDefault="00A3160D" w:rsidP="00A3160D">
      <w:pPr>
        <w:pStyle w:val="Caption"/>
      </w:pPr>
      <w:bookmarkStart w:id="132" w:name="_Ref163998017"/>
      <w:r>
        <w:t xml:space="preserve">Fig. S </w:t>
      </w:r>
      <w:r>
        <w:fldChar w:fldCharType="begin"/>
      </w:r>
      <w:r>
        <w:instrText xml:space="preserve"> SEQ Fig._S \* ARABIC </w:instrText>
      </w:r>
      <w:r>
        <w:fldChar w:fldCharType="separate"/>
      </w:r>
      <w:r>
        <w:rPr>
          <w:noProof/>
        </w:rPr>
        <w:t>7</w:t>
      </w:r>
      <w:r>
        <w:fldChar w:fldCharType="end"/>
      </w:r>
      <w:bookmarkEnd w:id="132"/>
      <w:r>
        <w:t xml:space="preserve"> Differences between future and present dry season precipitation. Positive numbers indicate increases in precipitation.</w:t>
      </w:r>
    </w:p>
    <w:p w14:paraId="50137578" w14:textId="77777777" w:rsidR="00A3160D" w:rsidRPr="00A3160D" w:rsidRDefault="00A3160D" w:rsidP="00A3160D"/>
    <w:p w14:paraId="55274BE3" w14:textId="16A569A1" w:rsidR="00466753" w:rsidRDefault="00466753" w:rsidP="00466753">
      <w:pPr>
        <w:pStyle w:val="Heading1"/>
      </w:pPr>
      <w:r>
        <w:t>TEXT GRAVEYARD</w:t>
      </w:r>
    </w:p>
    <w:p w14:paraId="6144ACD7" w14:textId="01AF4436" w:rsidR="00466753" w:rsidRDefault="00466753" w:rsidP="00466753">
      <w:pPr>
        <w:pStyle w:val="ListParagraph"/>
        <w:numPr>
          <w:ilvl w:val="2"/>
          <w:numId w:val="1"/>
        </w:numPr>
      </w:pPr>
      <w:r>
        <w:t xml:space="preserve">Increase in community thermal index (CTI) for vertebrates and invertebrates in response to climate change = community restructuring </w:t>
      </w:r>
      <w:r>
        <w:fldChar w:fldCharType="begin"/>
      </w:r>
      <w:r w:rsidR="004B7F7A">
        <w:instrText xml:space="preserve"> ADDIN ZOTERO_ITEM CSL_CITATION {"citationID":"dHNfFMXE","properties":{"formattedCitation":"(Lajeunesse and Fourcade 2023)","plainCitation":"(Lajeunesse and Fourcade 2023)","noteIndex":0},"citationItems":[{"id":7225,"uris":["http://zotero.org/users/3386743/items/L5ADBGYQ"],"itemData":{"id":7225,"type":"article-journal","abstract":"Multiple studies revealed an effect of climate change on biodiversity by investigating long-term changes in species distributions and community composition. However, many taxa do not benefit from systematic long-term monitoring programmes, leaving gaps in our current knowledge of climate-induced community turnover. We used data extracted from the Global Biodiversity Information Facility to characterize community reorganization under climate change for nine animal taxonomic groups (ants, bats, bees, birds, butterflies, earthworms, frogs, rodents and salamanders), which, for most of them, had never been studied before in this regard. Using a presence-only community temperature index (CTI), reflecting the relative proportion of warm- and cold-adapted species, we tested whether and how species' assemblages were affected by climate change over the last 30 years. Across Europe and North America, we observed an average increase in CTI, consistent with a gradual species turnover driven by climate change. At the local scale, we could observe that the composition of most species assemblages changed according to temperature variations. However, this change in composition always occurred with a lag compared to climate change, suggesting that communities are experiencing a climatic debt. Results suggest that anthropization may play a role in the decoupling between the change in CTI and the change in local temperature. The results of our study highlight an overall thermophilization of assemblages as a response of temperature warming. We demonstrated that this response may exist for a large range of understudied terrestrial animals, and we introduced a framework that can be used in a broader context, opening new opportunities for global change research.","container-title":"Journal of Animal Ecology","DOI":"10.1111/1365-2656.13854","ISSN":"1365-2656","issue":"2","language":"en","license":"© 2022 The Authors. Journal of Animal Ecology published by John Wiley &amp; Sons Ltd on behalf of British Ecological Society.","note":"_eprint: https://onlinelibrary.wiley.com/doi/pdf/10.1111/1365-2656.13854","page":"391-402","source":"Wiley Online Library","title":"Temporal analysis of GBIF data reveals the restructuring of communities following climate change","volume":"92","author":[{"family":"Lajeunesse","given":"Armelle"},{"family":"Fourcade","given":"Yoan"}],"issued":{"date-parts":[["2023"]]},"citation-key":"lajeunesseTemporalAnalysisGBIF2023"}}],"schema":"https://github.com/citation-style-language/schema/raw/master/csl-citation.json"} </w:instrText>
      </w:r>
      <w:r>
        <w:fldChar w:fldCharType="separate"/>
      </w:r>
      <w:r w:rsidRPr="00435A9B">
        <w:rPr>
          <w:rFonts w:ascii="Calibri" w:hAnsi="Calibri" w:cs="Calibri"/>
        </w:rPr>
        <w:t>(Lajeunesse and Fourcade 2023)</w:t>
      </w:r>
      <w:r>
        <w:fldChar w:fldCharType="end"/>
      </w:r>
    </w:p>
    <w:p w14:paraId="1C05A5A2" w14:textId="5B68156D" w:rsidR="00B43425" w:rsidRDefault="00B43425" w:rsidP="00B43425">
      <w:pPr>
        <w:pStyle w:val="ListParagraph"/>
        <w:numPr>
          <w:ilvl w:val="0"/>
          <w:numId w:val="1"/>
        </w:numPr>
      </w:pPr>
      <w:r>
        <w:t xml:space="preserve">Changes in trait distributions over time are influenced by immigration, localized extinction, phenotypic plasticity, and selection </w:t>
      </w:r>
      <w:r>
        <w:fldChar w:fldCharType="begin"/>
      </w:r>
      <w:r w:rsidR="004B7F7A">
        <w:instrText xml:space="preserve"> ADDIN ZOTERO_ITEM CSL_CITATION {"citationID":"ncxev2iy","properties":{"formattedCitation":"(Enquist et al. 2015)","plainCitation":"(Enquist et al. 2015)","noteIndex":0},"citationItems":[{"id":7239,"uris":["http://zotero.org/users/3386743/items/LTY259AD"],"itemData":{"id":7239,"type":"chapter","abstract":"Aim: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‘Trait Driver Theory’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‘scale up’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change.","collection-title":"Trait-Based Ecology - From Structure to Function","container-title":"Advances in Ecological Research","note":"DOI: 10.1016/bs.aecr.2015.02.001","page":"249-318","publisher":"Academic Press","source":"ScienceDirect","title":"Chapter Nine - Scaling from Traits to Ecosystems: Developing a General Trait Driver Theory via Integrating Trait-Based and Metabolic Scaling Theories","title-short":"Chapter Nine - Scaling from Traits to Ecosystems","URL":"https://www.sciencedirect.com/science/article/pii/S0065250415000070","volume":"52","author":[{"family":"Enquist","given":"Brian J."},{"family":"Norberg","given":"Jon"},{"family":"Bonser","given":"Stephen P."},{"family":"Violle","given":"Cyrille"},{"family":"Webb","given":"Colleen T."},{"family":"Henderson","given":"Amanda"},{"family":"Sloat","given":"Lindsey L."},{"family":"Savage","given":"Van M."}],"editor":[{"family":"Pawar","given":"Samraat"},{"family":"Woodward","given":"Guy"},{"family":"Dell","given":"Anthony I."}],"accessed":{"date-parts":[["2024",3,26]]},"issued":{"date-parts":[["2015",1,1]]},"citation-key":"enquistChapterNineScaling2015"}}],"schema":"https://github.com/citation-style-language/schema/raw/master/csl-citation.json"} </w:instrText>
      </w:r>
      <w:r>
        <w:fldChar w:fldCharType="separate"/>
      </w:r>
      <w:r w:rsidRPr="00953E12">
        <w:rPr>
          <w:rFonts w:ascii="Calibri" w:hAnsi="Calibri" w:cs="Calibri"/>
        </w:rPr>
        <w:t>(Enquist et al. 2015)</w:t>
      </w:r>
      <w:r>
        <w:fldChar w:fldCharType="end"/>
      </w:r>
    </w:p>
    <w:p w14:paraId="1FB0015A" w14:textId="660AE2E0" w:rsidR="00B43425" w:rsidRDefault="00B43425" w:rsidP="00B43425">
      <w:pPr>
        <w:pStyle w:val="ListParagraph"/>
        <w:numPr>
          <w:ilvl w:val="2"/>
          <w:numId w:val="1"/>
        </w:numPr>
      </w:pPr>
      <w:r>
        <w:t xml:space="preserve">For example, range shifts toward higher elevations have caused average thermal tolerance within assemblages to increase over time as cool-adapted species become locally extirpated and warm-adapted species immigrate in (a process known as thermophilization) </w:t>
      </w:r>
      <w:r>
        <w:fldChar w:fldCharType="begin"/>
      </w:r>
      <w:r w:rsidR="004B7F7A">
        <w:instrText xml:space="preserve"> ADDIN ZOTERO_ITEM CSL_CITATION {"citationID":"oWARBjHk","properties":{"formattedCitation":"(Feeley et al. 2020)","plainCitation":"(Feeley et al. 2020)","noteIndex":0},"citationItems":[{"id":7265,"uris":["http://zotero.org/users/3386743/items/IXJG6AMN"],"itemData":{"id":7265,"type":"article-journal","abstract":"Climate change is altering the distributions of species, which in turn causes shifts in the composition of plant communities. Specifically, rising temperatures should cause increasing relative abundances of heat-loving or heat-tolerant species (that is, ‘thermophilization’) and changes in precipitation should cause altered abundances of water-demanding species. We analysed millions of records of thousands of species and found that the plant communities in most ecoregions in North, Central and South America have experienced thermophilization over the past four decades (1970–2011). Thermophilization was fastest in ecoregions with intermediate temperatures and was positively correlated with warming rates within many biomes. Changes in the relative abundances of water-demanding species were less consistent and were not correlated with changes in precipitation, meaning that the drought sensitivity of some ecoregions may be increasing despite decreasing rainfall and increasing probabilities of drought. Climate-driven changes in plant community composition will affect the function and stability of New World ecoregions.","container-title":"Nature Climate Change","DOI":"10.1038/s41558-020-0873-2","ISSN":"1758-6798","issue":"10","journalAbbreviation":"Nat. Clim. Chang.","language":"en","license":"2020 The Author(s), under exclusive licence to Springer Nature Limited","note":"publisher: Nature Publishing Group","page":"965-970","source":"www.nature.com","title":"Climate-driven changes in the composition of New World plant communities","volume":"10","author":[{"family":"Feeley","given":"K. J."},{"family":"Bravo-Avila","given":"C."},{"family":"Fadrique","given":"B."},{"family":"Perez","given":"T. M."},{"family":"Zuleta","given":"D."}],"issued":{"date-parts":[["2020",10]]},"citation-key":"feeleyClimatedrivenChangesComposition2020"}}],"schema":"https://github.com/citation-style-language/schema/raw/master/csl-citation.json"} </w:instrText>
      </w:r>
      <w:r>
        <w:fldChar w:fldCharType="separate"/>
      </w:r>
      <w:r w:rsidRPr="00E7041D">
        <w:rPr>
          <w:rFonts w:ascii="Calibri" w:hAnsi="Calibri" w:cs="Calibri"/>
        </w:rPr>
        <w:t>(Feeley et al. 2020)</w:t>
      </w:r>
      <w:r>
        <w:fldChar w:fldCharType="end"/>
      </w:r>
    </w:p>
    <w:p w14:paraId="3E30AA8B" w14:textId="77777777" w:rsidR="00B43425" w:rsidRDefault="00B43425" w:rsidP="00B43425">
      <w:pPr>
        <w:pStyle w:val="ListParagraph"/>
        <w:ind w:left="2160"/>
      </w:pPr>
    </w:p>
    <w:p w14:paraId="6C0B6FF5" w14:textId="77777777" w:rsidR="00B43425" w:rsidRPr="007A048A" w:rsidRDefault="00B43425" w:rsidP="00B43425">
      <w:pPr>
        <w:pStyle w:val="ListParagraph"/>
        <w:numPr>
          <w:ilvl w:val="0"/>
          <w:numId w:val="1"/>
        </w:numPr>
        <w:rPr>
          <w:highlight w:val="yellow"/>
        </w:rPr>
      </w:pPr>
      <w:r w:rsidRPr="007A048A">
        <w:rPr>
          <w:highlight w:val="yellow"/>
        </w:rPr>
        <w:t>Understanding how the environment impacts community traits will improve our capacity to predict community responses to climate change</w:t>
      </w:r>
    </w:p>
    <w:p w14:paraId="0DD30590" w14:textId="5E342E90" w:rsidR="00B43425" w:rsidRDefault="00B43425" w:rsidP="00B43425">
      <w:pPr>
        <w:pStyle w:val="ListParagraph"/>
        <w:numPr>
          <w:ilvl w:val="1"/>
          <w:numId w:val="1"/>
        </w:numPr>
      </w:pPr>
      <w:r>
        <w:t xml:space="preserve">Understanding the relationship between the environment and community traits can improve our understanding of how climate change will impact functional diversity and ecosystem function in the future </w:t>
      </w:r>
      <w:r>
        <w:fldChar w:fldCharType="begin"/>
      </w:r>
      <w:r w:rsidR="004B7F7A">
        <w:instrText xml:space="preserve"> ADDIN ZOTERO_ITEM CSL_CITATION {"citationID":"z1I1pWh5","properties":{"formattedCitation":"(Webb et al. 2010)","plainCitation":"(Webb et al. 2010)","noteIndex":0},"citationItems":[{"id":7243,"uris":["http://zotero.org/users/3386743/items/M53PHEMS"],"itemData":{"id":7243,"type":"article-journal","abstract":"Ecology Letters (2010) 13: 267–283 Abstract Predicting changes in community composition and ecosystem function in a rapidly changing world is a major research challenge in ecology. Traits-based approaches have elicited much recent interest, yet individual studies are not advancing a more general, predictive ecology. Significant progress will be facilitated by adopting a coherent theoretical framework comprised of three elements: an underlying trait distribution, a performance filter defining the fitness of traits in different environments, and a dynamic projection of the performance filter along some environmental gradient. This framework allows changes in the trait distribution and associated modifications to community composition or ecosystem function to be predicted across time or space. The structure and dynamics of the performance filter specify two key criteria by which we judge appropriate quantitative methods for testing traits-based hypotheses. Bayesian multilevel models, dynamical systems models and hybrid approaches meet both these criteria and have the potential to meaningfully advance traits-based ecology.","container-title":"Ecology Letters","DOI":"10.1111/j.1461-0248.2010.01444.x","ISSN":"1461-0248","issue":"3","language":"en","license":"© 2010 Blackwell Publishing Ltd/CNRS","note":"_eprint: https://onlinelibrary.wiley.com/doi/pdf/10.1111/j.1461-0248.2010.01444.x","page":"267-283","source":"Wiley Online Library","title":"A structured and dynamic framework to advance traits-based theory and prediction in ecology","volume":"13","author":[{"family":"Webb","given":"Colleen T."},{"family":"Hoeting","given":"Jennifer A."},{"family":"Ames","given":"Gregory M."},{"family":"Pyne","given":"Matthew I."},{"family":"LeRoy Poff","given":"N."}],"issued":{"date-parts":[["2010"]]},"citation-key":"webbStructuredDynamicFramework2010"}}],"schema":"https://github.com/citation-style-language/schema/raw/master/csl-citation.json"} </w:instrText>
      </w:r>
      <w:r>
        <w:fldChar w:fldCharType="separate"/>
      </w:r>
      <w:r w:rsidRPr="00B06F1A">
        <w:rPr>
          <w:rFonts w:ascii="Calibri" w:hAnsi="Calibri" w:cs="Calibri"/>
        </w:rPr>
        <w:t>(Webb et al. 2010)</w:t>
      </w:r>
      <w:r>
        <w:fldChar w:fldCharType="end"/>
      </w:r>
    </w:p>
    <w:p w14:paraId="73892D04" w14:textId="77777777" w:rsidR="00B43425" w:rsidRDefault="00B43425" w:rsidP="00B43425">
      <w:pPr>
        <w:pStyle w:val="ListParagraph"/>
        <w:numPr>
          <w:ilvl w:val="1"/>
          <w:numId w:val="1"/>
        </w:numPr>
      </w:pPr>
      <w:r>
        <w:t xml:space="preserve">Predictable variation in assemblage traits across environmental gradients (see Cronwell and Ackerly 2009) enables traits to be predicted over space and time (see refs from Michel and </w:t>
      </w:r>
      <w:proofErr w:type="spellStart"/>
      <w:r>
        <w:t>Knouft</w:t>
      </w:r>
      <w:proofErr w:type="spellEnd"/>
      <w:r>
        <w:t xml:space="preserve"> 2014) and allows us to infer the structure of future species assemblages (see Merow et al. 2011; Shipley et al. 2011 from Michel and </w:t>
      </w:r>
      <w:proofErr w:type="spellStart"/>
      <w:r>
        <w:t>Knouft</w:t>
      </w:r>
      <w:proofErr w:type="spellEnd"/>
      <w:r>
        <w:t xml:space="preserve"> 2014)</w:t>
      </w:r>
    </w:p>
    <w:p w14:paraId="1D9D4986" w14:textId="77777777" w:rsidR="00D14ECE" w:rsidRDefault="00D14ECE" w:rsidP="00D14ECE">
      <w:pPr>
        <w:pStyle w:val="ListParagraph"/>
        <w:numPr>
          <w:ilvl w:val="0"/>
          <w:numId w:val="1"/>
        </w:numPr>
      </w:pPr>
      <w:commentRangeStart w:id="133"/>
      <w:r>
        <w:t>The reversal in effect direction for birds may be caused by birds in northern hemisphere boreal forests, which experience very cold minimum temperatures, occupying upper vertical strata in addition to terrestrial habitats while bird assemblages at higher latitudes in the southern hemisphere, which experience more mild temperatures, are primarily terrestrial.</w:t>
      </w:r>
      <w:commentRangeEnd w:id="133"/>
      <w:r>
        <w:rPr>
          <w:rStyle w:val="CommentReference"/>
        </w:rPr>
        <w:commentReference w:id="133"/>
      </w:r>
      <w:r w:rsidRPr="00665355">
        <w:t xml:space="preserve"> </w:t>
      </w:r>
    </w:p>
    <w:p w14:paraId="42C51401" w14:textId="77777777" w:rsidR="00D14ECE" w:rsidRDefault="00D14ECE" w:rsidP="00D14ECE">
      <w:pPr>
        <w:pStyle w:val="ListParagraph"/>
        <w:numPr>
          <w:ilvl w:val="0"/>
          <w:numId w:val="1"/>
        </w:numPr>
      </w:pPr>
    </w:p>
    <w:p w14:paraId="694B825D" w14:textId="77777777" w:rsidR="00B43425" w:rsidRDefault="00B43425" w:rsidP="00B43425"/>
    <w:p w14:paraId="2D7C7F91" w14:textId="77777777" w:rsidR="00466753" w:rsidRDefault="00466753" w:rsidP="00466753"/>
    <w:sectPr w:rsidR="004667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oifer, Lydia G." w:date="2024-04-20T08:35:00Z" w:initials="SLG">
    <w:p w14:paraId="155B2E31" w14:textId="77777777" w:rsidR="005D2365" w:rsidRDefault="005D2365" w:rsidP="005D2365">
      <w:pPr>
        <w:pStyle w:val="CommentText"/>
      </w:pPr>
      <w:r>
        <w:rPr>
          <w:rStyle w:val="CommentReference"/>
        </w:rPr>
        <w:annotationRef/>
      </w:r>
      <w:r>
        <w:t>Brett: this is not Ctmin/max</w:t>
      </w:r>
    </w:p>
    <w:p w14:paraId="6607D43B" w14:textId="77777777" w:rsidR="005D2365" w:rsidRDefault="005D2365" w:rsidP="005D2365">
      <w:pPr>
        <w:pStyle w:val="CommentText"/>
      </w:pPr>
      <w:r>
        <w:t>I would use a different word</w:t>
      </w:r>
    </w:p>
    <w:p w14:paraId="5565D1BF" w14:textId="77777777" w:rsidR="005D2365" w:rsidRDefault="005D2365" w:rsidP="005D2365">
      <w:pPr>
        <w:pStyle w:val="CommentText"/>
      </w:pPr>
    </w:p>
    <w:p w14:paraId="6E5177CC" w14:textId="77777777" w:rsidR="005D2365" w:rsidRDefault="005D2365" w:rsidP="005D2365">
      <w:pPr>
        <w:pStyle w:val="CommentText"/>
      </w:pPr>
      <w:r>
        <w:t>Thermal niches perhaps</w:t>
      </w:r>
    </w:p>
  </w:comment>
  <w:comment w:id="60" w:author="Soifer, Lydia G." w:date="2024-04-18T15:03:00Z" w:initials="SLG">
    <w:p w14:paraId="53DB57F2" w14:textId="4743BD49" w:rsidR="008F785F" w:rsidRDefault="008F785F" w:rsidP="008F785F">
      <w:pPr>
        <w:pStyle w:val="CommentText"/>
      </w:pPr>
      <w:r>
        <w:rPr>
          <w:rStyle w:val="CommentReference"/>
        </w:rPr>
        <w:annotationRef/>
      </w:r>
      <w:r>
        <w:t>Show this without saying we define… too boring</w:t>
      </w:r>
    </w:p>
  </w:comment>
  <w:comment w:id="65" w:author="Soifer, Lydia G." w:date="2024-04-18T21:34:00Z" w:initials="SLG">
    <w:p w14:paraId="5B65B156" w14:textId="77777777" w:rsidR="004C0B35" w:rsidRDefault="004C0B35" w:rsidP="004C0B35">
      <w:pPr>
        <w:pStyle w:val="CommentText"/>
      </w:pPr>
      <w:r>
        <w:rPr>
          <w:rStyle w:val="CommentReference"/>
        </w:rPr>
        <w:annotationRef/>
      </w:r>
      <w:r>
        <w:t>Move to discussion</w:t>
      </w:r>
    </w:p>
  </w:comment>
  <w:comment w:id="94" w:author="Soifer, Lydia G." w:date="2024-04-04T21:32:00Z" w:initials="LS">
    <w:p w14:paraId="665F96C9" w14:textId="42FEA981" w:rsidR="00E951A8" w:rsidRDefault="00E951A8" w:rsidP="00E951A8">
      <w:pPr>
        <w:pStyle w:val="CommentText"/>
      </w:pPr>
      <w:r>
        <w:rPr>
          <w:rStyle w:val="CommentReference"/>
        </w:rPr>
        <w:annotationRef/>
      </w:r>
      <w:r>
        <w:t>I’m hesitant to say that we predict how verticality may change, because there are many factors that could impact changes in verticality that we do not account for in the models. Does this clearly show our focus on climate conditions?</w:t>
      </w:r>
    </w:p>
  </w:comment>
  <w:comment w:id="95" w:author="Soifer, Lydia G." w:date="2024-04-18T15:07:00Z" w:initials="SLG">
    <w:p w14:paraId="217BE366" w14:textId="77777777" w:rsidR="008F785F" w:rsidRDefault="008F785F" w:rsidP="008F785F">
      <w:pPr>
        <w:pStyle w:val="CommentText"/>
      </w:pPr>
      <w:r>
        <w:rPr>
          <w:rStyle w:val="CommentReference"/>
        </w:rPr>
        <w:annotationRef/>
      </w:r>
      <w:r>
        <w:t>Split this paragraph up to pair with relevant results</w:t>
      </w:r>
    </w:p>
  </w:comment>
  <w:comment w:id="96" w:author="Soifer, Lydia G." w:date="2024-04-05T07:40:00Z" w:initials="LS">
    <w:p w14:paraId="1033A3C9" w14:textId="09E50DB6" w:rsidR="006639BA" w:rsidRDefault="006639BA" w:rsidP="006639BA">
      <w:pPr>
        <w:pStyle w:val="CommentText"/>
      </w:pPr>
      <w:r>
        <w:rPr>
          <w:rStyle w:val="CommentReference"/>
        </w:rPr>
        <w:annotationRef/>
      </w:r>
      <w:r>
        <w:t>Add number of species included</w:t>
      </w:r>
    </w:p>
  </w:comment>
  <w:comment w:id="97" w:author="Soifer, Lydia G." w:date="2024-04-18T15:18:00Z" w:initials="SLG">
    <w:p w14:paraId="7594026A" w14:textId="77777777" w:rsidR="004E7D56" w:rsidRDefault="004E7D56" w:rsidP="004E7D56">
      <w:pPr>
        <w:pStyle w:val="CommentText"/>
      </w:pPr>
      <w:r>
        <w:rPr>
          <w:rStyle w:val="CommentReference"/>
        </w:rPr>
        <w:annotationRef/>
      </w:r>
      <w:r>
        <w:t>Verticality is higher where there are tall trees - of course.</w:t>
      </w:r>
    </w:p>
    <w:p w14:paraId="4A2D8602" w14:textId="77777777" w:rsidR="004E7D56" w:rsidRDefault="004E7D56" w:rsidP="004E7D56">
      <w:pPr>
        <w:pStyle w:val="CommentText"/>
      </w:pPr>
      <w:r>
        <w:t>Highlight the nuances of differences in the tropics</w:t>
      </w:r>
    </w:p>
    <w:p w14:paraId="4F7ACAF9" w14:textId="77777777" w:rsidR="004E7D56" w:rsidRDefault="004E7D56" w:rsidP="004E7D56">
      <w:pPr>
        <w:pStyle w:val="CommentText"/>
      </w:pPr>
    </w:p>
    <w:p w14:paraId="34C9A0E7" w14:textId="77777777" w:rsidR="004E7D56" w:rsidRDefault="004E7D56" w:rsidP="004E7D56">
      <w:pPr>
        <w:pStyle w:val="CommentText"/>
      </w:pPr>
      <w:r>
        <w:t>Unsurprisingly, we verticality is highest in tropical regions where trees are tall and dense vegetation prevents biomass in understories.</w:t>
      </w:r>
    </w:p>
    <w:p w14:paraId="362E8DB8" w14:textId="77777777" w:rsidR="004E7D56" w:rsidRDefault="004E7D56" w:rsidP="004E7D56">
      <w:pPr>
        <w:pStyle w:val="CommentText"/>
      </w:pPr>
    </w:p>
    <w:p w14:paraId="32FF907B" w14:textId="77777777" w:rsidR="004E7D56" w:rsidRDefault="004E7D56" w:rsidP="004E7D56">
      <w:pPr>
        <w:pStyle w:val="CommentText"/>
      </w:pPr>
      <w:r>
        <w:t>When we focus on forested regions, there remains a clear latitudinal gradient in verticality as well as variation in verticality between tropical regions.</w:t>
      </w:r>
    </w:p>
    <w:p w14:paraId="115680D9" w14:textId="77777777" w:rsidR="004E7D56" w:rsidRDefault="004E7D56" w:rsidP="004E7D56">
      <w:pPr>
        <w:pStyle w:val="CommentText"/>
      </w:pPr>
    </w:p>
    <w:p w14:paraId="3E99C738" w14:textId="77777777" w:rsidR="004E7D56" w:rsidRDefault="004E7D56" w:rsidP="004E7D56">
      <w:pPr>
        <w:pStyle w:val="CommentText"/>
      </w:pPr>
      <w:r>
        <w:t>Latitudinal gradient likely due to more complex forest strata in the tropics</w:t>
      </w:r>
    </w:p>
    <w:p w14:paraId="2C7C86A3" w14:textId="77777777" w:rsidR="004E7D56" w:rsidRDefault="004E7D56" w:rsidP="004E7D56">
      <w:pPr>
        <w:pStyle w:val="CommentText"/>
      </w:pPr>
    </w:p>
    <w:p w14:paraId="07B63B23" w14:textId="77777777" w:rsidR="004E7D56" w:rsidRDefault="004E7D56" w:rsidP="004E7D56">
      <w:pPr>
        <w:pStyle w:val="CommentText"/>
      </w:pPr>
      <w:r>
        <w:t>Why variation between tropical regions?</w:t>
      </w:r>
    </w:p>
  </w:comment>
  <w:comment w:id="108" w:author="Soifer, Lydia G." w:date="2024-04-04T22:22:00Z" w:initials="LS">
    <w:p w14:paraId="07708CCC" w14:textId="549AE57E" w:rsidR="00345172" w:rsidRDefault="0098290E" w:rsidP="00345172">
      <w:pPr>
        <w:pStyle w:val="CommentText"/>
      </w:pPr>
      <w:r>
        <w:rPr>
          <w:rStyle w:val="CommentReference"/>
        </w:rPr>
        <w:annotationRef/>
      </w:r>
      <w:r w:rsidR="00345172">
        <w:t>Add stats</w:t>
      </w:r>
    </w:p>
  </w:comment>
  <w:comment w:id="109" w:author="Soifer, Lydia G." w:date="2024-04-13T13:22:00Z" w:initials="LS">
    <w:p w14:paraId="15C4104C" w14:textId="66AB9C48" w:rsidR="00061C7A" w:rsidRDefault="00061C7A" w:rsidP="00061C7A">
      <w:pPr>
        <w:pStyle w:val="CommentText"/>
      </w:pPr>
      <w:r>
        <w:rPr>
          <w:rStyle w:val="CommentReference"/>
        </w:rPr>
        <w:annotationRef/>
      </w:r>
      <w:r>
        <w:t>In reference to frogs. Find additional physiological data</w:t>
      </w:r>
    </w:p>
  </w:comment>
  <w:comment w:id="112" w:author="Soifer, Lydia G." w:date="2024-04-18T15:20:00Z" w:initials="SLG">
    <w:p w14:paraId="5CE4EF95" w14:textId="77777777" w:rsidR="00541CB0" w:rsidRDefault="00541CB0" w:rsidP="00541CB0">
      <w:pPr>
        <w:pStyle w:val="CommentText"/>
      </w:pPr>
      <w:r>
        <w:rPr>
          <w:rStyle w:val="CommentReference"/>
        </w:rPr>
        <w:annotationRef/>
      </w:r>
      <w:r>
        <w:t>Niche attrition?</w:t>
      </w:r>
    </w:p>
  </w:comment>
  <w:comment w:id="113" w:author="Soifer, Lydia G." w:date="2024-04-13T15:18:00Z" w:initials="LS">
    <w:p w14:paraId="7F1272B2" w14:textId="52CD10E2" w:rsidR="00BC4DFB" w:rsidRDefault="00BC4DFB" w:rsidP="00BC4DFB">
      <w:pPr>
        <w:pStyle w:val="CommentText"/>
      </w:pPr>
      <w:r>
        <w:rPr>
          <w:rStyle w:val="CommentReference"/>
        </w:rPr>
        <w:annotationRef/>
      </w:r>
      <w:r>
        <w:t>Any examples of arboreal extinctions??</w:t>
      </w:r>
    </w:p>
  </w:comment>
  <w:comment w:id="114" w:author="Soifer, Lydia G." w:date="2024-04-12T16:43:00Z" w:initials="LS">
    <w:p w14:paraId="47216152" w14:textId="77777777" w:rsidR="00BC4DFB" w:rsidRDefault="00BC4DFB" w:rsidP="00BC4DFB">
      <w:pPr>
        <w:pStyle w:val="CommentText"/>
      </w:pPr>
      <w:r>
        <w:rPr>
          <w:rStyle w:val="CommentReference"/>
        </w:rPr>
        <w:annotationRef/>
      </w:r>
      <w:r>
        <w:t>See Rajaonarivelo et al. 2020 from Basham et al. 2023 - daily vertical movement in birds</w:t>
      </w:r>
    </w:p>
  </w:comment>
  <w:comment w:id="115" w:author="Soifer, Lydia G." w:date="2024-04-07T20:41:00Z" w:initials="SLG">
    <w:p w14:paraId="38B153E1" w14:textId="299A700B" w:rsidR="00C16404" w:rsidRDefault="00C16404" w:rsidP="00C16404">
      <w:pPr>
        <w:pStyle w:val="CommentText"/>
      </w:pPr>
      <w:r>
        <w:rPr>
          <w:rStyle w:val="CommentReference"/>
        </w:rPr>
        <w:annotationRef/>
      </w:r>
      <w:hyperlink r:id="rId1" w:history="1">
        <w:r w:rsidRPr="00D25B94">
          <w:rPr>
            <w:rStyle w:val="Hyperlink"/>
          </w:rPr>
          <w:t>https://royalsocietypublishing.org/doi/full/10.1098/rsbl.2014.0235</w:t>
        </w:r>
      </w:hyperlink>
    </w:p>
  </w:comment>
  <w:comment w:id="116" w:author="Soifer, Lydia G." w:date="2024-04-17T07:36:00Z" w:initials="SLG">
    <w:p w14:paraId="13DD8990" w14:textId="77777777" w:rsidR="00A22560" w:rsidRDefault="00A22560" w:rsidP="00A22560">
      <w:pPr>
        <w:pStyle w:val="CommentText"/>
      </w:pPr>
      <w:r>
        <w:rPr>
          <w:rStyle w:val="CommentReference"/>
        </w:rPr>
        <w:annotationRef/>
      </w:r>
      <w:r>
        <w:t>Add forest only map</w:t>
      </w:r>
    </w:p>
  </w:comment>
  <w:comment w:id="117" w:author="Soifer, Lydia G." w:date="2024-04-17T07:41:00Z" w:initials="SLG">
    <w:p w14:paraId="697D1024" w14:textId="77777777" w:rsidR="00F24958" w:rsidRDefault="00F24958" w:rsidP="00F24958">
      <w:pPr>
        <w:pStyle w:val="CommentText"/>
      </w:pPr>
      <w:r>
        <w:rPr>
          <w:rStyle w:val="CommentReference"/>
        </w:rPr>
        <w:annotationRef/>
      </w:r>
      <w:r>
        <w:t>Supplementary fig.</w:t>
      </w:r>
    </w:p>
  </w:comment>
  <w:comment w:id="119" w:author="Soifer, Lydia G." w:date="2024-04-18T15:19:00Z" w:initials="SLG">
    <w:p w14:paraId="2FCAB065" w14:textId="77777777" w:rsidR="00541CB0" w:rsidRDefault="00541CB0" w:rsidP="00541CB0">
      <w:pPr>
        <w:pStyle w:val="CommentText"/>
      </w:pPr>
      <w:r>
        <w:rPr>
          <w:rStyle w:val="CommentReference"/>
        </w:rPr>
        <w:annotationRef/>
      </w:r>
      <w:r>
        <w:t>Elevator to extinction = digging a grave to extinction for fossorial species</w:t>
      </w:r>
    </w:p>
  </w:comment>
  <w:comment w:id="123" w:author="Soifer, Lydia G." w:date="2024-04-14T07:16:00Z" w:initials="SLG">
    <w:p w14:paraId="4E0C614A" w14:textId="67BECF61" w:rsidR="007F0C8E" w:rsidRDefault="007F0C8E" w:rsidP="007F0C8E">
      <w:pPr>
        <w:pStyle w:val="CommentText"/>
      </w:pPr>
      <w:r>
        <w:rPr>
          <w:rStyle w:val="CommentReference"/>
        </w:rPr>
        <w:annotationRef/>
      </w:r>
      <w:r>
        <w:t>cite</w:t>
      </w:r>
    </w:p>
  </w:comment>
  <w:comment w:id="124" w:author="Soifer, Lydia G." w:date="2024-04-18T15:20:00Z" w:initials="SLG">
    <w:p w14:paraId="306A3D0A" w14:textId="77777777" w:rsidR="00541CB0" w:rsidRDefault="00541CB0" w:rsidP="00541CB0">
      <w:pPr>
        <w:pStyle w:val="CommentText"/>
      </w:pPr>
      <w:r>
        <w:rPr>
          <w:rStyle w:val="CommentReference"/>
        </w:rPr>
        <w:annotationRef/>
      </w:r>
      <w:r>
        <w:t>Explain rational of using VIF threshold = 5 and keeping min and max temp</w:t>
      </w:r>
    </w:p>
  </w:comment>
  <w:comment w:id="133" w:author="Soifer, Lydia G." w:date="2024-04-04T22:31:00Z" w:initials="LS">
    <w:p w14:paraId="361A6762" w14:textId="0BBDDCE1" w:rsidR="00D14ECE" w:rsidRDefault="00D14ECE" w:rsidP="00D14ECE">
      <w:pPr>
        <w:pStyle w:val="CommentText"/>
      </w:pPr>
      <w:r>
        <w:rPr>
          <w:rStyle w:val="CommentReference"/>
        </w:rPr>
        <w:annotationRef/>
      </w:r>
      <w:r>
        <w:t>Check temperature gradient on a map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5177CC" w15:done="0"/>
  <w15:commentEx w15:paraId="53DB57F2" w15:done="0"/>
  <w15:commentEx w15:paraId="5B65B156" w15:done="0"/>
  <w15:commentEx w15:paraId="665F96C9" w15:done="0"/>
  <w15:commentEx w15:paraId="217BE366" w15:done="0"/>
  <w15:commentEx w15:paraId="1033A3C9" w15:done="0"/>
  <w15:commentEx w15:paraId="07B63B23" w15:done="0"/>
  <w15:commentEx w15:paraId="07708CCC" w15:done="0"/>
  <w15:commentEx w15:paraId="15C4104C" w15:done="0"/>
  <w15:commentEx w15:paraId="5CE4EF95" w15:done="0"/>
  <w15:commentEx w15:paraId="7F1272B2" w15:done="0"/>
  <w15:commentEx w15:paraId="47216152" w15:done="0"/>
  <w15:commentEx w15:paraId="38B153E1" w15:done="0"/>
  <w15:commentEx w15:paraId="13DD8990" w15:done="0"/>
  <w15:commentEx w15:paraId="697D1024" w15:done="0"/>
  <w15:commentEx w15:paraId="2FCAB065" w15:done="0"/>
  <w15:commentEx w15:paraId="4E0C614A" w15:done="0"/>
  <w15:commentEx w15:paraId="306A3D0A" w15:done="0"/>
  <w15:commentEx w15:paraId="361A67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F9F1477" w16cex:dateUtc="2024-04-20T12:35:00Z"/>
  <w16cex:commentExtensible w16cex:durableId="4788665E" w16cex:dateUtc="2024-04-18T19:03:00Z"/>
  <w16cex:commentExtensible w16cex:durableId="314F2C16" w16cex:dateUtc="2024-04-19T01:34:00Z"/>
  <w16cex:commentExtensible w16cex:durableId="791AD750" w16cex:dateUtc="2024-04-05T01:32:00Z"/>
  <w16cex:commentExtensible w16cex:durableId="7E27C0F0" w16cex:dateUtc="2024-04-18T19:07:00Z"/>
  <w16cex:commentExtensible w16cex:durableId="781FCCE6" w16cex:dateUtc="2024-04-05T11:40:00Z"/>
  <w16cex:commentExtensible w16cex:durableId="135F348B" w16cex:dateUtc="2024-04-18T19:18:00Z"/>
  <w16cex:commentExtensible w16cex:durableId="3FD20DC2" w16cex:dateUtc="2024-04-05T02:22:00Z"/>
  <w16cex:commentExtensible w16cex:durableId="2F599648" w16cex:dateUtc="2024-04-13T17:22:00Z"/>
  <w16cex:commentExtensible w16cex:durableId="799C2B71" w16cex:dateUtc="2024-04-18T19:20:00Z"/>
  <w16cex:commentExtensible w16cex:durableId="49445FEE" w16cex:dateUtc="2024-04-13T19:18:00Z"/>
  <w16cex:commentExtensible w16cex:durableId="5F0B58FF" w16cex:dateUtc="2024-04-12T20:43:00Z"/>
  <w16cex:commentExtensible w16cex:durableId="5ED95322" w16cex:dateUtc="2024-04-08T00:41:00Z"/>
  <w16cex:commentExtensible w16cex:durableId="60B9CC26" w16cex:dateUtc="2024-04-17T11:36:00Z"/>
  <w16cex:commentExtensible w16cex:durableId="37944313" w16cex:dateUtc="2024-04-17T11:41:00Z"/>
  <w16cex:commentExtensible w16cex:durableId="1E84A439" w16cex:dateUtc="2024-04-18T19:19:00Z"/>
  <w16cex:commentExtensible w16cex:durableId="15DF331C" w16cex:dateUtc="2024-04-14T11:16:00Z"/>
  <w16cex:commentExtensible w16cex:durableId="6A3201B4" w16cex:dateUtc="2024-04-18T19:20:00Z"/>
  <w16cex:commentExtensible w16cex:durableId="54CDAC0C" w16cex:dateUtc="2024-04-05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5177CC" w16cid:durableId="0F9F1477"/>
  <w16cid:commentId w16cid:paraId="53DB57F2" w16cid:durableId="4788665E"/>
  <w16cid:commentId w16cid:paraId="5B65B156" w16cid:durableId="314F2C16"/>
  <w16cid:commentId w16cid:paraId="665F96C9" w16cid:durableId="791AD750"/>
  <w16cid:commentId w16cid:paraId="217BE366" w16cid:durableId="7E27C0F0"/>
  <w16cid:commentId w16cid:paraId="1033A3C9" w16cid:durableId="781FCCE6"/>
  <w16cid:commentId w16cid:paraId="07B63B23" w16cid:durableId="135F348B"/>
  <w16cid:commentId w16cid:paraId="07708CCC" w16cid:durableId="3FD20DC2"/>
  <w16cid:commentId w16cid:paraId="15C4104C" w16cid:durableId="2F599648"/>
  <w16cid:commentId w16cid:paraId="5CE4EF95" w16cid:durableId="799C2B71"/>
  <w16cid:commentId w16cid:paraId="7F1272B2" w16cid:durableId="49445FEE"/>
  <w16cid:commentId w16cid:paraId="47216152" w16cid:durableId="5F0B58FF"/>
  <w16cid:commentId w16cid:paraId="38B153E1" w16cid:durableId="5ED95322"/>
  <w16cid:commentId w16cid:paraId="13DD8990" w16cid:durableId="60B9CC26"/>
  <w16cid:commentId w16cid:paraId="697D1024" w16cid:durableId="37944313"/>
  <w16cid:commentId w16cid:paraId="2FCAB065" w16cid:durableId="1E84A439"/>
  <w16cid:commentId w16cid:paraId="4E0C614A" w16cid:durableId="15DF331C"/>
  <w16cid:commentId w16cid:paraId="306A3D0A" w16cid:durableId="6A3201B4"/>
  <w16cid:commentId w16cid:paraId="361A6762" w16cid:durableId="54CDAC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173FF" w14:textId="77777777" w:rsidR="00DB3A29" w:rsidRDefault="00DB3A29" w:rsidP="00D921F9">
      <w:pPr>
        <w:spacing w:after="0" w:line="240" w:lineRule="auto"/>
      </w:pPr>
      <w:r>
        <w:separator/>
      </w:r>
    </w:p>
  </w:endnote>
  <w:endnote w:type="continuationSeparator" w:id="0">
    <w:p w14:paraId="5C65276E" w14:textId="77777777" w:rsidR="00DB3A29" w:rsidRDefault="00DB3A29" w:rsidP="00D92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9CE13" w14:textId="77777777" w:rsidR="00DB3A29" w:rsidRDefault="00DB3A29" w:rsidP="00D921F9">
      <w:pPr>
        <w:spacing w:after="0" w:line="240" w:lineRule="auto"/>
      </w:pPr>
      <w:r>
        <w:separator/>
      </w:r>
    </w:p>
  </w:footnote>
  <w:footnote w:type="continuationSeparator" w:id="0">
    <w:p w14:paraId="13BCF61E" w14:textId="77777777" w:rsidR="00DB3A29" w:rsidRDefault="00DB3A29" w:rsidP="00D92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812"/>
    <w:multiLevelType w:val="hybridMultilevel"/>
    <w:tmpl w:val="0164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02FA5"/>
    <w:multiLevelType w:val="hybridMultilevel"/>
    <w:tmpl w:val="3092B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51312"/>
    <w:multiLevelType w:val="hybridMultilevel"/>
    <w:tmpl w:val="B0202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C0D39"/>
    <w:multiLevelType w:val="hybridMultilevel"/>
    <w:tmpl w:val="E4D66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83"/>
    <w:multiLevelType w:val="hybridMultilevel"/>
    <w:tmpl w:val="559CA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12B18"/>
    <w:multiLevelType w:val="hybridMultilevel"/>
    <w:tmpl w:val="D152E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A5FFE"/>
    <w:multiLevelType w:val="hybridMultilevel"/>
    <w:tmpl w:val="BF5E0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E3044A"/>
    <w:multiLevelType w:val="hybridMultilevel"/>
    <w:tmpl w:val="79C64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77C85"/>
    <w:multiLevelType w:val="hybridMultilevel"/>
    <w:tmpl w:val="97345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E97184"/>
    <w:multiLevelType w:val="hybridMultilevel"/>
    <w:tmpl w:val="3EEEA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A167AA"/>
    <w:multiLevelType w:val="hybridMultilevel"/>
    <w:tmpl w:val="7FFC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616873"/>
    <w:multiLevelType w:val="hybridMultilevel"/>
    <w:tmpl w:val="92A09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3F34FD"/>
    <w:multiLevelType w:val="hybridMultilevel"/>
    <w:tmpl w:val="04ACA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F03D6"/>
    <w:multiLevelType w:val="hybridMultilevel"/>
    <w:tmpl w:val="93FE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2577CA"/>
    <w:multiLevelType w:val="hybridMultilevel"/>
    <w:tmpl w:val="9EEEA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8F18F0"/>
    <w:multiLevelType w:val="hybridMultilevel"/>
    <w:tmpl w:val="BA5A7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071E68"/>
    <w:multiLevelType w:val="hybridMultilevel"/>
    <w:tmpl w:val="864C74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214919"/>
    <w:multiLevelType w:val="hybridMultilevel"/>
    <w:tmpl w:val="1A5E0A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B660F7"/>
    <w:multiLevelType w:val="hybridMultilevel"/>
    <w:tmpl w:val="4A3EB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9642934">
    <w:abstractNumId w:val="9"/>
  </w:num>
  <w:num w:numId="2" w16cid:durableId="1663199319">
    <w:abstractNumId w:val="5"/>
  </w:num>
  <w:num w:numId="3" w16cid:durableId="2043896187">
    <w:abstractNumId w:val="18"/>
  </w:num>
  <w:num w:numId="4" w16cid:durableId="1250458257">
    <w:abstractNumId w:val="12"/>
  </w:num>
  <w:num w:numId="5" w16cid:durableId="1834448247">
    <w:abstractNumId w:val="3"/>
  </w:num>
  <w:num w:numId="6" w16cid:durableId="664360885">
    <w:abstractNumId w:val="14"/>
  </w:num>
  <w:num w:numId="7" w16cid:durableId="321811748">
    <w:abstractNumId w:val="6"/>
  </w:num>
  <w:num w:numId="8" w16cid:durableId="1636368762">
    <w:abstractNumId w:val="11"/>
  </w:num>
  <w:num w:numId="9" w16cid:durableId="1328051240">
    <w:abstractNumId w:val="16"/>
  </w:num>
  <w:num w:numId="10" w16cid:durableId="610742008">
    <w:abstractNumId w:val="2"/>
  </w:num>
  <w:num w:numId="11" w16cid:durableId="289946288">
    <w:abstractNumId w:val="8"/>
  </w:num>
  <w:num w:numId="12" w16cid:durableId="1235629869">
    <w:abstractNumId w:val="13"/>
  </w:num>
  <w:num w:numId="13" w16cid:durableId="333579527">
    <w:abstractNumId w:val="1"/>
  </w:num>
  <w:num w:numId="14" w16cid:durableId="4334070">
    <w:abstractNumId w:val="4"/>
  </w:num>
  <w:num w:numId="15" w16cid:durableId="1300184057">
    <w:abstractNumId w:val="15"/>
  </w:num>
  <w:num w:numId="16" w16cid:durableId="1602949200">
    <w:abstractNumId w:val="17"/>
  </w:num>
  <w:num w:numId="17" w16cid:durableId="11957036">
    <w:abstractNumId w:val="7"/>
  </w:num>
  <w:num w:numId="18" w16cid:durableId="783110976">
    <w:abstractNumId w:val="0"/>
  </w:num>
  <w:num w:numId="19" w16cid:durableId="163324235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ifer, Lydia G.">
    <w15:presenceInfo w15:providerId="AD" w15:userId="S::lydia.soifer@ufl.edu::243235a6-da9b-4fe4-adbb-35c3540ff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FD1"/>
    <w:rsid w:val="000001EE"/>
    <w:rsid w:val="000112FF"/>
    <w:rsid w:val="00012C9E"/>
    <w:rsid w:val="0001335E"/>
    <w:rsid w:val="00016FDD"/>
    <w:rsid w:val="00044B70"/>
    <w:rsid w:val="00046B7E"/>
    <w:rsid w:val="00061C7A"/>
    <w:rsid w:val="00065B4A"/>
    <w:rsid w:val="00070C3D"/>
    <w:rsid w:val="000737F7"/>
    <w:rsid w:val="0007502A"/>
    <w:rsid w:val="00082562"/>
    <w:rsid w:val="00094635"/>
    <w:rsid w:val="000A0ED3"/>
    <w:rsid w:val="000A2A4C"/>
    <w:rsid w:val="000B6220"/>
    <w:rsid w:val="000B6312"/>
    <w:rsid w:val="000C43F6"/>
    <w:rsid w:val="000D2ADE"/>
    <w:rsid w:val="000E6707"/>
    <w:rsid w:val="000F0706"/>
    <w:rsid w:val="000F1E37"/>
    <w:rsid w:val="001078AE"/>
    <w:rsid w:val="00112DD6"/>
    <w:rsid w:val="00122C08"/>
    <w:rsid w:val="00140A6D"/>
    <w:rsid w:val="00140D07"/>
    <w:rsid w:val="00143EDA"/>
    <w:rsid w:val="00146DAE"/>
    <w:rsid w:val="0015505A"/>
    <w:rsid w:val="0015630E"/>
    <w:rsid w:val="00177478"/>
    <w:rsid w:val="001A1313"/>
    <w:rsid w:val="001A40F7"/>
    <w:rsid w:val="001B02B2"/>
    <w:rsid w:val="001B40FB"/>
    <w:rsid w:val="001C584B"/>
    <w:rsid w:val="001D06DE"/>
    <w:rsid w:val="001D7D97"/>
    <w:rsid w:val="001E35A8"/>
    <w:rsid w:val="001F22B5"/>
    <w:rsid w:val="00200D33"/>
    <w:rsid w:val="0020216F"/>
    <w:rsid w:val="00203A4E"/>
    <w:rsid w:val="00214367"/>
    <w:rsid w:val="002324EE"/>
    <w:rsid w:val="00246317"/>
    <w:rsid w:val="0025460C"/>
    <w:rsid w:val="00255D5F"/>
    <w:rsid w:val="0027478F"/>
    <w:rsid w:val="002825F3"/>
    <w:rsid w:val="00285613"/>
    <w:rsid w:val="00293904"/>
    <w:rsid w:val="002A78E6"/>
    <w:rsid w:val="002A7A70"/>
    <w:rsid w:val="002B375B"/>
    <w:rsid w:val="002B3894"/>
    <w:rsid w:val="002C287D"/>
    <w:rsid w:val="002C5A0B"/>
    <w:rsid w:val="0030025B"/>
    <w:rsid w:val="00304F60"/>
    <w:rsid w:val="00310D92"/>
    <w:rsid w:val="00313707"/>
    <w:rsid w:val="00325AF2"/>
    <w:rsid w:val="00331620"/>
    <w:rsid w:val="00334AC5"/>
    <w:rsid w:val="00345172"/>
    <w:rsid w:val="003575D3"/>
    <w:rsid w:val="003642FB"/>
    <w:rsid w:val="0037196D"/>
    <w:rsid w:val="0037651E"/>
    <w:rsid w:val="00376A45"/>
    <w:rsid w:val="003830CD"/>
    <w:rsid w:val="0039241E"/>
    <w:rsid w:val="00397CF3"/>
    <w:rsid w:val="003A31A0"/>
    <w:rsid w:val="003A6E7F"/>
    <w:rsid w:val="003B605F"/>
    <w:rsid w:val="003B6CD0"/>
    <w:rsid w:val="003D7524"/>
    <w:rsid w:val="003E308D"/>
    <w:rsid w:val="003E44D5"/>
    <w:rsid w:val="0040113A"/>
    <w:rsid w:val="00402E92"/>
    <w:rsid w:val="00404A4F"/>
    <w:rsid w:val="0040696A"/>
    <w:rsid w:val="00410FFC"/>
    <w:rsid w:val="00416FBA"/>
    <w:rsid w:val="00431CA2"/>
    <w:rsid w:val="0043311B"/>
    <w:rsid w:val="00435A9B"/>
    <w:rsid w:val="00444B78"/>
    <w:rsid w:val="00446055"/>
    <w:rsid w:val="00446EDA"/>
    <w:rsid w:val="00450E4F"/>
    <w:rsid w:val="004627E5"/>
    <w:rsid w:val="004655FE"/>
    <w:rsid w:val="00466753"/>
    <w:rsid w:val="004767C1"/>
    <w:rsid w:val="00481B5F"/>
    <w:rsid w:val="004821CA"/>
    <w:rsid w:val="00485D84"/>
    <w:rsid w:val="0048793E"/>
    <w:rsid w:val="004970BE"/>
    <w:rsid w:val="004A75C9"/>
    <w:rsid w:val="004B41FA"/>
    <w:rsid w:val="004B7F7A"/>
    <w:rsid w:val="004C0B35"/>
    <w:rsid w:val="004E14E6"/>
    <w:rsid w:val="004E3647"/>
    <w:rsid w:val="004E5BF4"/>
    <w:rsid w:val="004E7D56"/>
    <w:rsid w:val="00506E6E"/>
    <w:rsid w:val="005414DA"/>
    <w:rsid w:val="00541CB0"/>
    <w:rsid w:val="0054273D"/>
    <w:rsid w:val="00563BD0"/>
    <w:rsid w:val="00563EA6"/>
    <w:rsid w:val="00566092"/>
    <w:rsid w:val="005670E8"/>
    <w:rsid w:val="005730D6"/>
    <w:rsid w:val="00577195"/>
    <w:rsid w:val="00582477"/>
    <w:rsid w:val="005840E2"/>
    <w:rsid w:val="00587416"/>
    <w:rsid w:val="0059185E"/>
    <w:rsid w:val="005921F8"/>
    <w:rsid w:val="005A7B1C"/>
    <w:rsid w:val="005C2585"/>
    <w:rsid w:val="005C3E66"/>
    <w:rsid w:val="005C567A"/>
    <w:rsid w:val="005C7DE6"/>
    <w:rsid w:val="005D2365"/>
    <w:rsid w:val="005F06FC"/>
    <w:rsid w:val="005F70B6"/>
    <w:rsid w:val="005F717D"/>
    <w:rsid w:val="006152AE"/>
    <w:rsid w:val="0062350D"/>
    <w:rsid w:val="00627CC8"/>
    <w:rsid w:val="00631452"/>
    <w:rsid w:val="006328EA"/>
    <w:rsid w:val="00632E9C"/>
    <w:rsid w:val="00634C09"/>
    <w:rsid w:val="00643450"/>
    <w:rsid w:val="00644299"/>
    <w:rsid w:val="00645542"/>
    <w:rsid w:val="00651D1F"/>
    <w:rsid w:val="00654749"/>
    <w:rsid w:val="006639BA"/>
    <w:rsid w:val="00665355"/>
    <w:rsid w:val="0067694E"/>
    <w:rsid w:val="00681E7F"/>
    <w:rsid w:val="00686F93"/>
    <w:rsid w:val="006955C7"/>
    <w:rsid w:val="006965D8"/>
    <w:rsid w:val="00697B1D"/>
    <w:rsid w:val="00697CA8"/>
    <w:rsid w:val="006A3874"/>
    <w:rsid w:val="006A609E"/>
    <w:rsid w:val="006B1E2F"/>
    <w:rsid w:val="006B557D"/>
    <w:rsid w:val="006B70EB"/>
    <w:rsid w:val="006C31EB"/>
    <w:rsid w:val="006C6A4D"/>
    <w:rsid w:val="006E261F"/>
    <w:rsid w:val="006F5EE9"/>
    <w:rsid w:val="006F627F"/>
    <w:rsid w:val="00711BB6"/>
    <w:rsid w:val="0071568C"/>
    <w:rsid w:val="007233D2"/>
    <w:rsid w:val="007246A5"/>
    <w:rsid w:val="00740FAA"/>
    <w:rsid w:val="00744073"/>
    <w:rsid w:val="00754EC0"/>
    <w:rsid w:val="00765FE9"/>
    <w:rsid w:val="00766DF1"/>
    <w:rsid w:val="00766E51"/>
    <w:rsid w:val="00766ECF"/>
    <w:rsid w:val="0077725B"/>
    <w:rsid w:val="0078345F"/>
    <w:rsid w:val="00783B58"/>
    <w:rsid w:val="00796F89"/>
    <w:rsid w:val="007A048A"/>
    <w:rsid w:val="007A1C00"/>
    <w:rsid w:val="007A24AC"/>
    <w:rsid w:val="007A29EF"/>
    <w:rsid w:val="007B273A"/>
    <w:rsid w:val="007C09B6"/>
    <w:rsid w:val="007C243A"/>
    <w:rsid w:val="007C624D"/>
    <w:rsid w:val="007D04E3"/>
    <w:rsid w:val="007D6348"/>
    <w:rsid w:val="007E2BB3"/>
    <w:rsid w:val="007E7DAE"/>
    <w:rsid w:val="007F0C8E"/>
    <w:rsid w:val="007F38F4"/>
    <w:rsid w:val="008046F6"/>
    <w:rsid w:val="00806783"/>
    <w:rsid w:val="008067C8"/>
    <w:rsid w:val="00811267"/>
    <w:rsid w:val="00821FE2"/>
    <w:rsid w:val="00844391"/>
    <w:rsid w:val="00847190"/>
    <w:rsid w:val="00863199"/>
    <w:rsid w:val="008709B2"/>
    <w:rsid w:val="00874531"/>
    <w:rsid w:val="00876583"/>
    <w:rsid w:val="008843B7"/>
    <w:rsid w:val="00884CD8"/>
    <w:rsid w:val="00895A37"/>
    <w:rsid w:val="00895D9B"/>
    <w:rsid w:val="008A2609"/>
    <w:rsid w:val="008C5FAC"/>
    <w:rsid w:val="008E39A9"/>
    <w:rsid w:val="008E6470"/>
    <w:rsid w:val="008F2321"/>
    <w:rsid w:val="008F56B5"/>
    <w:rsid w:val="008F647B"/>
    <w:rsid w:val="008F7217"/>
    <w:rsid w:val="008F785F"/>
    <w:rsid w:val="00901545"/>
    <w:rsid w:val="00902322"/>
    <w:rsid w:val="0090667B"/>
    <w:rsid w:val="00920BB3"/>
    <w:rsid w:val="00934C5F"/>
    <w:rsid w:val="00936DDB"/>
    <w:rsid w:val="009446DB"/>
    <w:rsid w:val="0095014E"/>
    <w:rsid w:val="00953BDF"/>
    <w:rsid w:val="00953E12"/>
    <w:rsid w:val="00967AFE"/>
    <w:rsid w:val="009741CF"/>
    <w:rsid w:val="0098290E"/>
    <w:rsid w:val="00982A87"/>
    <w:rsid w:val="00987FC3"/>
    <w:rsid w:val="009907B9"/>
    <w:rsid w:val="009A715D"/>
    <w:rsid w:val="009A721A"/>
    <w:rsid w:val="009A7C9F"/>
    <w:rsid w:val="009B163F"/>
    <w:rsid w:val="009B503A"/>
    <w:rsid w:val="009C4BE3"/>
    <w:rsid w:val="009C68D4"/>
    <w:rsid w:val="00A0462B"/>
    <w:rsid w:val="00A05917"/>
    <w:rsid w:val="00A16EB9"/>
    <w:rsid w:val="00A22560"/>
    <w:rsid w:val="00A27BD9"/>
    <w:rsid w:val="00A3160D"/>
    <w:rsid w:val="00A3505E"/>
    <w:rsid w:val="00A660E2"/>
    <w:rsid w:val="00A67059"/>
    <w:rsid w:val="00A801BF"/>
    <w:rsid w:val="00A83BD1"/>
    <w:rsid w:val="00A84724"/>
    <w:rsid w:val="00A85204"/>
    <w:rsid w:val="00A869B8"/>
    <w:rsid w:val="00A90223"/>
    <w:rsid w:val="00AA2D15"/>
    <w:rsid w:val="00AA6564"/>
    <w:rsid w:val="00AB306E"/>
    <w:rsid w:val="00AF39B0"/>
    <w:rsid w:val="00AF6A03"/>
    <w:rsid w:val="00B02E35"/>
    <w:rsid w:val="00B02E45"/>
    <w:rsid w:val="00B06F1A"/>
    <w:rsid w:val="00B1061F"/>
    <w:rsid w:val="00B20DCF"/>
    <w:rsid w:val="00B40830"/>
    <w:rsid w:val="00B43425"/>
    <w:rsid w:val="00B449EF"/>
    <w:rsid w:val="00B45B6B"/>
    <w:rsid w:val="00B6012F"/>
    <w:rsid w:val="00B7069A"/>
    <w:rsid w:val="00B72C6B"/>
    <w:rsid w:val="00BB370C"/>
    <w:rsid w:val="00BC4DFB"/>
    <w:rsid w:val="00BE24CF"/>
    <w:rsid w:val="00BE702A"/>
    <w:rsid w:val="00BF69FE"/>
    <w:rsid w:val="00C00150"/>
    <w:rsid w:val="00C05866"/>
    <w:rsid w:val="00C05A0A"/>
    <w:rsid w:val="00C10616"/>
    <w:rsid w:val="00C16404"/>
    <w:rsid w:val="00C203B9"/>
    <w:rsid w:val="00C23DF0"/>
    <w:rsid w:val="00C27401"/>
    <w:rsid w:val="00C27B5F"/>
    <w:rsid w:val="00C33617"/>
    <w:rsid w:val="00C36634"/>
    <w:rsid w:val="00C53530"/>
    <w:rsid w:val="00C5681F"/>
    <w:rsid w:val="00C57014"/>
    <w:rsid w:val="00C66935"/>
    <w:rsid w:val="00C71C8D"/>
    <w:rsid w:val="00C74C61"/>
    <w:rsid w:val="00C8503C"/>
    <w:rsid w:val="00C87415"/>
    <w:rsid w:val="00C91E42"/>
    <w:rsid w:val="00C9414A"/>
    <w:rsid w:val="00CA02E2"/>
    <w:rsid w:val="00CA11AF"/>
    <w:rsid w:val="00CA42E7"/>
    <w:rsid w:val="00CA70FF"/>
    <w:rsid w:val="00CC0C67"/>
    <w:rsid w:val="00CC55CB"/>
    <w:rsid w:val="00CD041C"/>
    <w:rsid w:val="00CD14E6"/>
    <w:rsid w:val="00CD54E8"/>
    <w:rsid w:val="00CE062D"/>
    <w:rsid w:val="00CF7D8E"/>
    <w:rsid w:val="00D0003A"/>
    <w:rsid w:val="00D01162"/>
    <w:rsid w:val="00D04941"/>
    <w:rsid w:val="00D11EF2"/>
    <w:rsid w:val="00D136D5"/>
    <w:rsid w:val="00D14ECE"/>
    <w:rsid w:val="00D36549"/>
    <w:rsid w:val="00D37178"/>
    <w:rsid w:val="00D452BF"/>
    <w:rsid w:val="00D65307"/>
    <w:rsid w:val="00D67C3F"/>
    <w:rsid w:val="00D77576"/>
    <w:rsid w:val="00D80780"/>
    <w:rsid w:val="00D810E8"/>
    <w:rsid w:val="00D82D31"/>
    <w:rsid w:val="00D83D6F"/>
    <w:rsid w:val="00D85CF4"/>
    <w:rsid w:val="00D921F9"/>
    <w:rsid w:val="00D96CE1"/>
    <w:rsid w:val="00DA70D9"/>
    <w:rsid w:val="00DB3A29"/>
    <w:rsid w:val="00DC295E"/>
    <w:rsid w:val="00DD0F4B"/>
    <w:rsid w:val="00DD4636"/>
    <w:rsid w:val="00DD65B1"/>
    <w:rsid w:val="00DF5E3E"/>
    <w:rsid w:val="00E053E2"/>
    <w:rsid w:val="00E13426"/>
    <w:rsid w:val="00E21BDC"/>
    <w:rsid w:val="00E35E26"/>
    <w:rsid w:val="00E42874"/>
    <w:rsid w:val="00E43069"/>
    <w:rsid w:val="00E46F86"/>
    <w:rsid w:val="00E47B87"/>
    <w:rsid w:val="00E54BBA"/>
    <w:rsid w:val="00E64F45"/>
    <w:rsid w:val="00E7041D"/>
    <w:rsid w:val="00E71A0C"/>
    <w:rsid w:val="00E72404"/>
    <w:rsid w:val="00E81705"/>
    <w:rsid w:val="00E81974"/>
    <w:rsid w:val="00E8586C"/>
    <w:rsid w:val="00E94C93"/>
    <w:rsid w:val="00E951A8"/>
    <w:rsid w:val="00E966D9"/>
    <w:rsid w:val="00EA29B3"/>
    <w:rsid w:val="00EA3BF2"/>
    <w:rsid w:val="00EA71C7"/>
    <w:rsid w:val="00EB5820"/>
    <w:rsid w:val="00EB6CED"/>
    <w:rsid w:val="00EC0EEB"/>
    <w:rsid w:val="00ED43BF"/>
    <w:rsid w:val="00EE1986"/>
    <w:rsid w:val="00EE1D1D"/>
    <w:rsid w:val="00EF210A"/>
    <w:rsid w:val="00EF42B9"/>
    <w:rsid w:val="00F10D96"/>
    <w:rsid w:val="00F14110"/>
    <w:rsid w:val="00F14347"/>
    <w:rsid w:val="00F1748A"/>
    <w:rsid w:val="00F205B9"/>
    <w:rsid w:val="00F20D93"/>
    <w:rsid w:val="00F24958"/>
    <w:rsid w:val="00F25C6E"/>
    <w:rsid w:val="00F3012E"/>
    <w:rsid w:val="00F511C1"/>
    <w:rsid w:val="00F52F09"/>
    <w:rsid w:val="00F62F24"/>
    <w:rsid w:val="00F87ABD"/>
    <w:rsid w:val="00F9223E"/>
    <w:rsid w:val="00F95BB5"/>
    <w:rsid w:val="00FB67F6"/>
    <w:rsid w:val="00FB687D"/>
    <w:rsid w:val="00FB71B5"/>
    <w:rsid w:val="00FB7BA8"/>
    <w:rsid w:val="00FD7FD1"/>
    <w:rsid w:val="00FF3B6E"/>
    <w:rsid w:val="00FF4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86F00"/>
  <w15:chartTrackingRefBased/>
  <w15:docId w15:val="{B97AD8B1-D94C-4E72-9716-39F110CC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162"/>
    <w:pPr>
      <w:keepNext/>
      <w:keepLines/>
      <w:spacing w:before="360" w:after="80"/>
      <w:outlineLvl w:val="0"/>
    </w:pPr>
    <w:rPr>
      <w:rFonts w:asciiTheme="majorHAnsi" w:eastAsiaTheme="majorEastAsia" w:hAnsiTheme="majorHAnsi" w:cstheme="majorBidi"/>
      <w:b/>
      <w:szCs w:val="40"/>
    </w:rPr>
  </w:style>
  <w:style w:type="paragraph" w:styleId="Heading2">
    <w:name w:val="heading 2"/>
    <w:basedOn w:val="Normal"/>
    <w:next w:val="Normal"/>
    <w:link w:val="Heading2Char"/>
    <w:uiPriority w:val="9"/>
    <w:unhideWhenUsed/>
    <w:qFormat/>
    <w:rsid w:val="00D01162"/>
    <w:pPr>
      <w:keepNext/>
      <w:keepLines/>
      <w:spacing w:before="160" w:after="80"/>
      <w:outlineLvl w:val="1"/>
    </w:pPr>
    <w:rPr>
      <w:rFonts w:asciiTheme="majorHAnsi" w:eastAsiaTheme="majorEastAsia" w:hAnsiTheme="majorHAnsi" w:cstheme="majorBidi"/>
      <w:b/>
      <w:i/>
      <w:szCs w:val="32"/>
    </w:rPr>
  </w:style>
  <w:style w:type="paragraph" w:styleId="Heading3">
    <w:name w:val="heading 3"/>
    <w:basedOn w:val="Normal"/>
    <w:next w:val="Normal"/>
    <w:link w:val="Heading3Char"/>
    <w:uiPriority w:val="9"/>
    <w:semiHidden/>
    <w:unhideWhenUsed/>
    <w:qFormat/>
    <w:rsid w:val="00FD7F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7F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7F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7F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7F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7F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7F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162"/>
    <w:rPr>
      <w:rFonts w:asciiTheme="majorHAnsi" w:eastAsiaTheme="majorEastAsia" w:hAnsiTheme="majorHAnsi" w:cstheme="majorBidi"/>
      <w:b/>
      <w:szCs w:val="40"/>
    </w:rPr>
  </w:style>
  <w:style w:type="character" w:customStyle="1" w:styleId="Heading2Char">
    <w:name w:val="Heading 2 Char"/>
    <w:basedOn w:val="DefaultParagraphFont"/>
    <w:link w:val="Heading2"/>
    <w:uiPriority w:val="9"/>
    <w:rsid w:val="00D01162"/>
    <w:rPr>
      <w:rFonts w:asciiTheme="majorHAnsi" w:eastAsiaTheme="majorEastAsia" w:hAnsiTheme="majorHAnsi" w:cstheme="majorBidi"/>
      <w:b/>
      <w:i/>
      <w:szCs w:val="32"/>
    </w:rPr>
  </w:style>
  <w:style w:type="character" w:customStyle="1" w:styleId="Heading3Char">
    <w:name w:val="Heading 3 Char"/>
    <w:basedOn w:val="DefaultParagraphFont"/>
    <w:link w:val="Heading3"/>
    <w:uiPriority w:val="9"/>
    <w:semiHidden/>
    <w:rsid w:val="00FD7F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7F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7F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7F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7F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7F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7FD1"/>
    <w:rPr>
      <w:rFonts w:eastAsiaTheme="majorEastAsia" w:cstheme="majorBidi"/>
      <w:color w:val="272727" w:themeColor="text1" w:themeTint="D8"/>
    </w:rPr>
  </w:style>
  <w:style w:type="paragraph" w:styleId="Title">
    <w:name w:val="Title"/>
    <w:basedOn w:val="Normal"/>
    <w:next w:val="Normal"/>
    <w:link w:val="TitleChar"/>
    <w:uiPriority w:val="10"/>
    <w:qFormat/>
    <w:rsid w:val="00FD7F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F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7F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7FD1"/>
    <w:pPr>
      <w:spacing w:before="160"/>
      <w:jc w:val="center"/>
    </w:pPr>
    <w:rPr>
      <w:i/>
      <w:iCs/>
      <w:color w:val="404040" w:themeColor="text1" w:themeTint="BF"/>
    </w:rPr>
  </w:style>
  <w:style w:type="character" w:customStyle="1" w:styleId="QuoteChar">
    <w:name w:val="Quote Char"/>
    <w:basedOn w:val="DefaultParagraphFont"/>
    <w:link w:val="Quote"/>
    <w:uiPriority w:val="29"/>
    <w:rsid w:val="00FD7FD1"/>
    <w:rPr>
      <w:i/>
      <w:iCs/>
      <w:color w:val="404040" w:themeColor="text1" w:themeTint="BF"/>
    </w:rPr>
  </w:style>
  <w:style w:type="paragraph" w:styleId="ListParagraph">
    <w:name w:val="List Paragraph"/>
    <w:basedOn w:val="Normal"/>
    <w:uiPriority w:val="34"/>
    <w:qFormat/>
    <w:rsid w:val="00FD7FD1"/>
    <w:pPr>
      <w:ind w:left="720"/>
      <w:contextualSpacing/>
    </w:pPr>
  </w:style>
  <w:style w:type="character" w:styleId="IntenseEmphasis">
    <w:name w:val="Intense Emphasis"/>
    <w:basedOn w:val="DefaultParagraphFont"/>
    <w:uiPriority w:val="21"/>
    <w:qFormat/>
    <w:rsid w:val="00FD7FD1"/>
    <w:rPr>
      <w:i/>
      <w:iCs/>
      <w:color w:val="2F5496" w:themeColor="accent1" w:themeShade="BF"/>
    </w:rPr>
  </w:style>
  <w:style w:type="paragraph" w:styleId="IntenseQuote">
    <w:name w:val="Intense Quote"/>
    <w:basedOn w:val="Normal"/>
    <w:next w:val="Normal"/>
    <w:link w:val="IntenseQuoteChar"/>
    <w:uiPriority w:val="30"/>
    <w:qFormat/>
    <w:rsid w:val="00FD7F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7FD1"/>
    <w:rPr>
      <w:i/>
      <w:iCs/>
      <w:color w:val="2F5496" w:themeColor="accent1" w:themeShade="BF"/>
    </w:rPr>
  </w:style>
  <w:style w:type="character" w:styleId="IntenseReference">
    <w:name w:val="Intense Reference"/>
    <w:basedOn w:val="DefaultParagraphFont"/>
    <w:uiPriority w:val="32"/>
    <w:qFormat/>
    <w:rsid w:val="00FD7FD1"/>
    <w:rPr>
      <w:b/>
      <w:bCs/>
      <w:smallCaps/>
      <w:color w:val="2F5496" w:themeColor="accent1" w:themeShade="BF"/>
      <w:spacing w:val="5"/>
    </w:rPr>
  </w:style>
  <w:style w:type="character" w:styleId="CommentReference">
    <w:name w:val="annotation reference"/>
    <w:basedOn w:val="DefaultParagraphFont"/>
    <w:uiPriority w:val="99"/>
    <w:semiHidden/>
    <w:unhideWhenUsed/>
    <w:rsid w:val="00E053E2"/>
    <w:rPr>
      <w:sz w:val="16"/>
      <w:szCs w:val="16"/>
    </w:rPr>
  </w:style>
  <w:style w:type="paragraph" w:styleId="CommentText">
    <w:name w:val="annotation text"/>
    <w:basedOn w:val="Normal"/>
    <w:link w:val="CommentTextChar"/>
    <w:uiPriority w:val="99"/>
    <w:unhideWhenUsed/>
    <w:rsid w:val="00E053E2"/>
    <w:pPr>
      <w:spacing w:line="240" w:lineRule="auto"/>
    </w:pPr>
    <w:rPr>
      <w:sz w:val="20"/>
      <w:szCs w:val="20"/>
    </w:rPr>
  </w:style>
  <w:style w:type="character" w:customStyle="1" w:styleId="CommentTextChar">
    <w:name w:val="Comment Text Char"/>
    <w:basedOn w:val="DefaultParagraphFont"/>
    <w:link w:val="CommentText"/>
    <w:uiPriority w:val="99"/>
    <w:rsid w:val="00E053E2"/>
    <w:rPr>
      <w:sz w:val="20"/>
      <w:szCs w:val="20"/>
    </w:rPr>
  </w:style>
  <w:style w:type="paragraph" w:styleId="CommentSubject">
    <w:name w:val="annotation subject"/>
    <w:basedOn w:val="CommentText"/>
    <w:next w:val="CommentText"/>
    <w:link w:val="CommentSubjectChar"/>
    <w:uiPriority w:val="99"/>
    <w:semiHidden/>
    <w:unhideWhenUsed/>
    <w:rsid w:val="00E053E2"/>
    <w:rPr>
      <w:b/>
      <w:bCs/>
    </w:rPr>
  </w:style>
  <w:style w:type="character" w:customStyle="1" w:styleId="CommentSubjectChar">
    <w:name w:val="Comment Subject Char"/>
    <w:basedOn w:val="CommentTextChar"/>
    <w:link w:val="CommentSubject"/>
    <w:uiPriority w:val="99"/>
    <w:semiHidden/>
    <w:rsid w:val="00E053E2"/>
    <w:rPr>
      <w:b/>
      <w:bCs/>
      <w:sz w:val="20"/>
      <w:szCs w:val="20"/>
    </w:rPr>
  </w:style>
  <w:style w:type="character" w:styleId="Hyperlink">
    <w:name w:val="Hyperlink"/>
    <w:basedOn w:val="DefaultParagraphFont"/>
    <w:uiPriority w:val="99"/>
    <w:unhideWhenUsed/>
    <w:rsid w:val="00E053E2"/>
    <w:rPr>
      <w:color w:val="0563C1" w:themeColor="hyperlink"/>
      <w:u w:val="single"/>
    </w:rPr>
  </w:style>
  <w:style w:type="character" w:styleId="UnresolvedMention">
    <w:name w:val="Unresolved Mention"/>
    <w:basedOn w:val="DefaultParagraphFont"/>
    <w:uiPriority w:val="99"/>
    <w:semiHidden/>
    <w:unhideWhenUsed/>
    <w:rsid w:val="00E053E2"/>
    <w:rPr>
      <w:color w:val="605E5C"/>
      <w:shd w:val="clear" w:color="auto" w:fill="E1DFDD"/>
    </w:rPr>
  </w:style>
  <w:style w:type="paragraph" w:styleId="Bibliography">
    <w:name w:val="Bibliography"/>
    <w:basedOn w:val="Normal"/>
    <w:next w:val="Normal"/>
    <w:uiPriority w:val="37"/>
    <w:unhideWhenUsed/>
    <w:rsid w:val="00D82D31"/>
  </w:style>
  <w:style w:type="paragraph" w:styleId="Header">
    <w:name w:val="header"/>
    <w:basedOn w:val="Normal"/>
    <w:link w:val="HeaderChar"/>
    <w:uiPriority w:val="99"/>
    <w:unhideWhenUsed/>
    <w:rsid w:val="00D92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1F9"/>
  </w:style>
  <w:style w:type="paragraph" w:styleId="Footer">
    <w:name w:val="footer"/>
    <w:basedOn w:val="Normal"/>
    <w:link w:val="FooterChar"/>
    <w:uiPriority w:val="99"/>
    <w:unhideWhenUsed/>
    <w:rsid w:val="00D92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1F9"/>
  </w:style>
  <w:style w:type="paragraph" w:styleId="Revision">
    <w:name w:val="Revision"/>
    <w:hidden/>
    <w:uiPriority w:val="99"/>
    <w:semiHidden/>
    <w:rsid w:val="00C87415"/>
    <w:pPr>
      <w:spacing w:after="0" w:line="240" w:lineRule="auto"/>
    </w:pPr>
  </w:style>
  <w:style w:type="character" w:styleId="FollowedHyperlink">
    <w:name w:val="FollowedHyperlink"/>
    <w:basedOn w:val="DefaultParagraphFont"/>
    <w:uiPriority w:val="99"/>
    <w:semiHidden/>
    <w:unhideWhenUsed/>
    <w:rsid w:val="003642FB"/>
    <w:rPr>
      <w:color w:val="954F72" w:themeColor="followedHyperlink"/>
      <w:u w:val="single"/>
    </w:rPr>
  </w:style>
  <w:style w:type="paragraph" w:styleId="Caption">
    <w:name w:val="caption"/>
    <w:basedOn w:val="Normal"/>
    <w:next w:val="Normal"/>
    <w:uiPriority w:val="35"/>
    <w:unhideWhenUsed/>
    <w:qFormat/>
    <w:rsid w:val="00C27B5F"/>
    <w:pPr>
      <w:spacing w:after="200" w:line="240" w:lineRule="auto"/>
    </w:pPr>
    <w:rPr>
      <w:iCs/>
      <w:szCs w:val="18"/>
    </w:rPr>
  </w:style>
  <w:style w:type="paragraph" w:styleId="HTMLPreformatted">
    <w:name w:val="HTML Preformatted"/>
    <w:basedOn w:val="Normal"/>
    <w:link w:val="HTMLPreformattedChar"/>
    <w:uiPriority w:val="99"/>
    <w:semiHidden/>
    <w:unhideWhenUsed/>
    <w:rsid w:val="00E8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81974"/>
    <w:rPr>
      <w:rFonts w:ascii="Courier New" w:eastAsia="Times New Roman" w:hAnsi="Courier New" w:cs="Courier New"/>
      <w:kern w:val="0"/>
      <w:sz w:val="20"/>
      <w:szCs w:val="20"/>
      <w14:ligatures w14:val="none"/>
    </w:rPr>
  </w:style>
  <w:style w:type="character" w:customStyle="1" w:styleId="gnvwddmdn3b">
    <w:name w:val="gnvwddmdn3b"/>
    <w:basedOn w:val="DefaultParagraphFont"/>
    <w:rsid w:val="00E81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oyalsocietypublishing.org/doi/full/10.1098/rsbl.2014.023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2A9F1D-DFEA-4D05-8985-3538635EC4CF}">
  <we:reference id="b6aa07c0-374e-4271-b633-2ba4af3a8835" version="1.0.0.0" store="EXCatalog" storeType="EXCatalog"/>
  <we:alternateReferences>
    <we:reference id="WA200001634"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D2767-A427-4CEA-B5FB-9DA5D1A52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14166</TotalTime>
  <Pages>21</Pages>
  <Words>26030</Words>
  <Characters>148377</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Soifer, Lydia G.</dc:creator>
  <cp:keywords/>
  <dc:description/>
  <cp:lastModifiedBy>Soifer, Lydia G.</cp:lastModifiedBy>
  <cp:revision>277</cp:revision>
  <dcterms:created xsi:type="dcterms:W3CDTF">2024-03-24T00:47:00Z</dcterms:created>
  <dcterms:modified xsi:type="dcterms:W3CDTF">2024-04-20T13:07:00Z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id="7Az4iSO8"/&gt;&lt;style id="http://www.zotero.org/styles/ecology" hasBibliography="1" bibliographyStyleHasBeenSet="1"/&gt;&lt;prefs&gt;&lt;pref name="fieldType" value="Field"/&gt;&lt;/prefs&gt;&lt;/data&gt;</vt:lpwstr>
  </property>
</Properties>
</file>